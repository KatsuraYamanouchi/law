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CA034" w14:textId="4D5DC905" w:rsidR="000A38E2" w:rsidRPr="00865F87" w:rsidRDefault="007C3ED9" w:rsidP="00865F87">
      <w:pPr>
        <w:jc w:val="center"/>
        <w:rPr>
          <w:rFonts w:ascii="BIZ UDP明朝 Medium" w:eastAsia="BIZ UDP明朝 Medium" w:hAnsi="BIZ UDP明朝 Medium"/>
          <w:sz w:val="32"/>
        </w:rPr>
      </w:pPr>
      <w:r>
        <w:rPr>
          <w:rFonts w:ascii="BIZ UDP明朝 Medium" w:eastAsia="BIZ UDP明朝 Medium" w:hAnsi="BIZ UDP明朝 Medium" w:hint="eastAsia"/>
          <w:sz w:val="32"/>
        </w:rPr>
        <w:t>連携協力</w:t>
      </w:r>
      <w:r w:rsidR="00FA5EA7" w:rsidRPr="00865F87">
        <w:rPr>
          <w:rFonts w:ascii="BIZ UDP明朝 Medium" w:eastAsia="BIZ UDP明朝 Medium" w:hAnsi="BIZ UDP明朝 Medium"/>
          <w:sz w:val="32"/>
        </w:rPr>
        <w:t>契約書</w:t>
      </w:r>
    </w:p>
    <w:p w14:paraId="5CDAB6F1" w14:textId="77777777" w:rsidR="00865F87" w:rsidRDefault="00865F87">
      <w:pPr>
        <w:rPr>
          <w:rFonts w:ascii="BIZ UDP明朝 Medium" w:eastAsia="BIZ UDP明朝 Medium" w:hAnsi="BIZ UDP明朝 Medium"/>
          <w:sz w:val="22"/>
        </w:rPr>
      </w:pPr>
    </w:p>
    <w:p w14:paraId="6CBFF6D0" w14:textId="6A64F3E9" w:rsidR="00FA5EA7" w:rsidRDefault="00FA5EA7">
      <w:pPr>
        <w:rPr>
          <w:rFonts w:ascii="BIZ UDP明朝 Medium" w:eastAsia="BIZ UDP明朝 Medium" w:hAnsi="BIZ UDP明朝 Medium"/>
          <w:sz w:val="22"/>
        </w:rPr>
      </w:pPr>
      <w:r>
        <w:rPr>
          <w:rFonts w:ascii="BIZ UDP明朝 Medium" w:eastAsia="BIZ UDP明朝 Medium" w:hAnsi="BIZ UDP明朝 Medium"/>
          <w:sz w:val="22"/>
        </w:rPr>
        <w:t>株式会社</w:t>
      </w:r>
      <w:r w:rsidR="00704670">
        <w:rPr>
          <w:rFonts w:ascii="BIZ UDP明朝 Medium" w:eastAsia="BIZ UDP明朝 Medium" w:hAnsi="BIZ UDP明朝 Medium" w:hint="eastAsia"/>
          <w:sz w:val="22"/>
        </w:rPr>
        <w:t>スタジオアリス</w:t>
      </w:r>
      <w:r>
        <w:rPr>
          <w:rFonts w:ascii="BIZ UDP明朝 Medium" w:eastAsia="BIZ UDP明朝 Medium" w:hAnsi="BIZ UDP明朝 Medium"/>
          <w:sz w:val="22"/>
        </w:rPr>
        <w:t>（以下、「甲」という。）と株式会社ディアハート（以下、「乙」という。）とは、以下のとおり</w:t>
      </w:r>
      <w:r w:rsidR="003D333E">
        <w:rPr>
          <w:rFonts w:ascii="BIZ UDP明朝 Medium" w:eastAsia="BIZ UDP明朝 Medium" w:hAnsi="BIZ UDP明朝 Medium" w:hint="eastAsia"/>
          <w:sz w:val="22"/>
        </w:rPr>
        <w:t>連携協力</w:t>
      </w:r>
      <w:r>
        <w:rPr>
          <w:rFonts w:ascii="BIZ UDP明朝 Medium" w:eastAsia="BIZ UDP明朝 Medium" w:hAnsi="BIZ UDP明朝 Medium"/>
          <w:sz w:val="22"/>
        </w:rPr>
        <w:t>契約（以下「本契約」という。）を</w:t>
      </w:r>
      <w:r w:rsidR="00865F87">
        <w:rPr>
          <w:rFonts w:ascii="BIZ UDP明朝 Medium" w:eastAsia="BIZ UDP明朝 Medium" w:hAnsi="BIZ UDP明朝 Medium"/>
          <w:sz w:val="22"/>
        </w:rPr>
        <w:t>締結</w:t>
      </w:r>
      <w:r>
        <w:rPr>
          <w:rFonts w:ascii="BIZ UDP明朝 Medium" w:eastAsia="BIZ UDP明朝 Medium" w:hAnsi="BIZ UDP明朝 Medium"/>
          <w:sz w:val="22"/>
        </w:rPr>
        <w:t>する</w:t>
      </w:r>
      <w:r w:rsidR="00865F87">
        <w:rPr>
          <w:rFonts w:ascii="BIZ UDP明朝 Medium" w:eastAsia="BIZ UDP明朝 Medium" w:hAnsi="BIZ UDP明朝 Medium"/>
          <w:sz w:val="22"/>
        </w:rPr>
        <w:t>。</w:t>
      </w:r>
    </w:p>
    <w:p w14:paraId="1B6C85F2" w14:textId="77777777" w:rsidR="00865F87" w:rsidRDefault="00865F87">
      <w:pPr>
        <w:rPr>
          <w:rFonts w:ascii="BIZ UDP明朝 Medium" w:eastAsia="BIZ UDP明朝 Medium" w:hAnsi="BIZ UDP明朝 Medium"/>
          <w:sz w:val="22"/>
        </w:rPr>
      </w:pPr>
    </w:p>
    <w:p w14:paraId="2D5B5C79" w14:textId="77777777" w:rsidR="00FA5EA7" w:rsidRDefault="00FA5EA7">
      <w:pPr>
        <w:rPr>
          <w:rFonts w:ascii="BIZ UDP明朝 Medium" w:eastAsia="BIZ UDP明朝 Medium" w:hAnsi="BIZ UDP明朝 Medium"/>
          <w:sz w:val="22"/>
        </w:rPr>
      </w:pPr>
      <w:r>
        <w:rPr>
          <w:rFonts w:ascii="BIZ UDP明朝 Medium" w:eastAsia="BIZ UDP明朝 Medium" w:hAnsi="BIZ UDP明朝 Medium"/>
          <w:sz w:val="22"/>
        </w:rPr>
        <w:t>第１条（契約の目的）</w:t>
      </w:r>
    </w:p>
    <w:p w14:paraId="3F451216" w14:textId="1D41A6A5" w:rsidR="00FA5EA7" w:rsidRDefault="00FA5EA7" w:rsidP="003D333E">
      <w:pPr>
        <w:ind w:leftChars="100" w:left="210"/>
        <w:rPr>
          <w:rFonts w:ascii="BIZ UDP明朝 Medium" w:eastAsia="BIZ UDP明朝 Medium" w:hAnsi="BIZ UDP明朝 Medium"/>
          <w:sz w:val="22"/>
        </w:rPr>
      </w:pPr>
      <w:r>
        <w:rPr>
          <w:rFonts w:ascii="BIZ UDP明朝 Medium" w:eastAsia="BIZ UDP明朝 Medium" w:hAnsi="BIZ UDP明朝 Medium"/>
          <w:sz w:val="22"/>
        </w:rPr>
        <w:t>甲及び乙は、乙が賃借する下記建物（以下「本施設」という）に</w:t>
      </w:r>
      <w:r w:rsidR="003D333E">
        <w:rPr>
          <w:rFonts w:ascii="BIZ UDP明朝 Medium" w:eastAsia="BIZ UDP明朝 Medium" w:hAnsi="BIZ UDP明朝 Medium" w:hint="eastAsia"/>
          <w:sz w:val="22"/>
        </w:rPr>
        <w:t>おける甲と乙との事業連携協力</w:t>
      </w:r>
      <w:r w:rsidR="00C7754E">
        <w:rPr>
          <w:rFonts w:ascii="BIZ UDP明朝 Medium" w:eastAsia="BIZ UDP明朝 Medium" w:hAnsi="BIZ UDP明朝 Medium" w:hint="eastAsia"/>
          <w:sz w:val="22"/>
        </w:rPr>
        <w:t>について、以下の条件により</w:t>
      </w:r>
      <w:r>
        <w:rPr>
          <w:rFonts w:ascii="BIZ UDP明朝 Medium" w:eastAsia="BIZ UDP明朝 Medium" w:hAnsi="BIZ UDP明朝 Medium"/>
          <w:sz w:val="22"/>
        </w:rPr>
        <w:t>契約を締結した。</w:t>
      </w:r>
    </w:p>
    <w:p w14:paraId="57D3BBE5" w14:textId="77777777" w:rsidR="00FA5EA7" w:rsidRPr="00FA5EA7" w:rsidRDefault="00FA5EA7" w:rsidP="00FA5EA7">
      <w:pPr>
        <w:pStyle w:val="a3"/>
        <w:rPr>
          <w:lang w:eastAsia="zh-TW"/>
        </w:rPr>
      </w:pPr>
      <w:r w:rsidRPr="00FA5EA7">
        <w:rPr>
          <w:lang w:eastAsia="zh-TW"/>
        </w:rPr>
        <w:t>記</w:t>
      </w:r>
    </w:p>
    <w:p w14:paraId="70DC1B3A" w14:textId="1EBCABD7" w:rsidR="00FA5EA7" w:rsidRPr="00FA5EA7" w:rsidRDefault="00FA5EA7" w:rsidP="00865F87">
      <w:pPr>
        <w:ind w:leftChars="800" w:left="1680"/>
        <w:rPr>
          <w:rFonts w:ascii="BIZ UDP明朝 Medium" w:eastAsia="BIZ UDP明朝 Medium" w:hAnsi="BIZ UDP明朝 Medium"/>
          <w:sz w:val="22"/>
        </w:rPr>
      </w:pPr>
      <w:r w:rsidRPr="00865F87">
        <w:rPr>
          <w:rFonts w:ascii="BIZ UDP明朝 Medium" w:eastAsia="BIZ UDP明朝 Medium" w:hAnsi="BIZ UDP明朝 Medium" w:hint="eastAsia"/>
          <w:kern w:val="0"/>
          <w:sz w:val="22"/>
          <w:fitText w:val="880" w:id="-753179392"/>
        </w:rPr>
        <w:t>物件名称</w:t>
      </w:r>
      <w:r w:rsidRPr="00FA5EA7">
        <w:rPr>
          <w:rFonts w:ascii="BIZ UDP明朝 Medium" w:eastAsia="BIZ UDP明朝 Medium" w:hAnsi="BIZ UDP明朝 Medium" w:hint="eastAsia"/>
          <w:sz w:val="22"/>
        </w:rPr>
        <w:t>：</w:t>
      </w:r>
      <w:r w:rsidR="00704670">
        <w:rPr>
          <w:rFonts w:ascii="BIZ UDP明朝 Medium" w:eastAsia="BIZ UDP明朝 Medium" w:hAnsi="BIZ UDP明朝 Medium" w:hint="eastAsia"/>
          <w:sz w:val="22"/>
        </w:rPr>
        <w:t>ディアハート</w:t>
      </w:r>
      <w:r w:rsidR="004248B0">
        <w:rPr>
          <w:rFonts w:ascii="BIZ UDP明朝 Medium" w:eastAsia="BIZ UDP明朝 Medium" w:hAnsi="BIZ UDP明朝 Medium" w:hint="eastAsia"/>
          <w:sz w:val="22"/>
        </w:rPr>
        <w:t>本社DC</w:t>
      </w:r>
    </w:p>
    <w:p w14:paraId="470D7482" w14:textId="14443191" w:rsidR="00FA5EA7" w:rsidRPr="00FA5EA7" w:rsidRDefault="00FA5EA7" w:rsidP="00865F87">
      <w:pPr>
        <w:ind w:leftChars="800" w:left="1680"/>
        <w:rPr>
          <w:rFonts w:ascii="BIZ UDP明朝 Medium" w:eastAsia="BIZ UDP明朝 Medium" w:hAnsi="BIZ UDP明朝 Medium"/>
          <w:sz w:val="22"/>
          <w:lang w:eastAsia="zh-TW"/>
        </w:rPr>
      </w:pPr>
      <w:r w:rsidRPr="000B4403">
        <w:rPr>
          <w:rFonts w:ascii="BIZ UDP明朝 Medium" w:eastAsia="BIZ UDP明朝 Medium" w:hAnsi="BIZ UDP明朝 Medium"/>
          <w:spacing w:val="52"/>
          <w:kern w:val="0"/>
          <w:sz w:val="22"/>
          <w:fitText w:val="880" w:id="-753179391"/>
          <w:lang w:eastAsia="zh-TW"/>
          <w:rPrChange w:id="0" w:author="uhlkatsura" w:date="2026-03-28T11:42:00Z" w16du:dateUtc="2026-03-28T02:42:00Z">
            <w:rPr>
              <w:rFonts w:ascii="BIZ UDP明朝 Medium" w:eastAsia="BIZ UDP明朝 Medium" w:hAnsi="BIZ UDP明朝 Medium"/>
              <w:spacing w:val="55"/>
              <w:kern w:val="0"/>
              <w:sz w:val="22"/>
              <w:fitText w:val="880" w:id="-753179391"/>
              <w:lang w:eastAsia="zh-TW"/>
            </w:rPr>
          </w:rPrChange>
        </w:rPr>
        <w:t>所在</w:t>
      </w:r>
      <w:r w:rsidRPr="000B4403">
        <w:rPr>
          <w:rFonts w:ascii="BIZ UDP明朝 Medium" w:eastAsia="BIZ UDP明朝 Medium" w:hAnsi="BIZ UDP明朝 Medium"/>
          <w:spacing w:val="7"/>
          <w:kern w:val="0"/>
          <w:sz w:val="22"/>
          <w:fitText w:val="880" w:id="-753179391"/>
          <w:lang w:eastAsia="zh-TW"/>
          <w:rPrChange w:id="1" w:author="uhlkatsura" w:date="2026-03-28T11:42:00Z" w16du:dateUtc="2026-03-28T02:42:00Z">
            <w:rPr>
              <w:rFonts w:ascii="BIZ UDP明朝 Medium" w:eastAsia="BIZ UDP明朝 Medium" w:hAnsi="BIZ UDP明朝 Medium"/>
              <w:kern w:val="0"/>
              <w:sz w:val="22"/>
              <w:fitText w:val="880" w:id="-753179391"/>
              <w:lang w:eastAsia="zh-TW"/>
            </w:rPr>
          </w:rPrChange>
        </w:rPr>
        <w:t>地</w:t>
      </w:r>
      <w:r w:rsidRPr="00FA5EA7">
        <w:rPr>
          <w:rFonts w:ascii="BIZ UDP明朝 Medium" w:eastAsia="BIZ UDP明朝 Medium" w:hAnsi="BIZ UDP明朝 Medium"/>
          <w:sz w:val="22"/>
          <w:lang w:eastAsia="zh-TW"/>
        </w:rPr>
        <w:t>：</w:t>
      </w:r>
      <w:r w:rsidR="004248B0" w:rsidRPr="004248B0">
        <w:rPr>
          <w:rFonts w:ascii="BIZ UDP明朝 Medium" w:eastAsia="BIZ UDP明朝 Medium" w:hAnsi="BIZ UDP明朝 Medium" w:hint="eastAsia"/>
          <w:sz w:val="22"/>
          <w:lang w:eastAsia="zh-TW"/>
        </w:rPr>
        <w:t>兵庫県伊丹市森本五丁目６０番地１号</w:t>
      </w:r>
    </w:p>
    <w:p w14:paraId="6A3B838E" w14:textId="77777777" w:rsidR="00FA5EA7" w:rsidRPr="00FA5EA7" w:rsidRDefault="00FA5EA7" w:rsidP="00865F87">
      <w:pPr>
        <w:ind w:leftChars="800" w:left="1680"/>
        <w:rPr>
          <w:rFonts w:ascii="BIZ UDP明朝 Medium" w:eastAsia="BIZ UDP明朝 Medium" w:hAnsi="BIZ UDP明朝 Medium"/>
          <w:sz w:val="22"/>
          <w:lang w:eastAsia="zh-TW"/>
        </w:rPr>
      </w:pPr>
      <w:r w:rsidRPr="00865F87">
        <w:rPr>
          <w:rFonts w:ascii="BIZ UDP明朝 Medium" w:eastAsia="BIZ UDP明朝 Medium" w:hAnsi="BIZ UDP明朝 Medium"/>
          <w:spacing w:val="220"/>
          <w:kern w:val="0"/>
          <w:sz w:val="22"/>
          <w:fitText w:val="880" w:id="-753179390"/>
          <w:lang w:eastAsia="zh-TW"/>
        </w:rPr>
        <w:t>種</w:t>
      </w:r>
      <w:r w:rsidRPr="00865F87">
        <w:rPr>
          <w:rFonts w:ascii="BIZ UDP明朝 Medium" w:eastAsia="BIZ UDP明朝 Medium" w:hAnsi="BIZ UDP明朝 Medium"/>
          <w:kern w:val="0"/>
          <w:sz w:val="22"/>
          <w:fitText w:val="880" w:id="-753179390"/>
          <w:lang w:eastAsia="zh-TW"/>
        </w:rPr>
        <w:t>類</w:t>
      </w:r>
      <w:r w:rsidRPr="00FA5EA7">
        <w:rPr>
          <w:rFonts w:ascii="BIZ UDP明朝 Medium" w:eastAsia="BIZ UDP明朝 Medium" w:hAnsi="BIZ UDP明朝 Medium"/>
          <w:sz w:val="22"/>
          <w:lang w:eastAsia="zh-TW"/>
        </w:rPr>
        <w:t>：倉庫</w:t>
      </w:r>
    </w:p>
    <w:p w14:paraId="0832C0BF" w14:textId="2F5D8DA6" w:rsidR="00FA5EA7" w:rsidRPr="004248B0" w:rsidRDefault="00FA5EA7" w:rsidP="00865F87">
      <w:pPr>
        <w:ind w:leftChars="800" w:left="1680"/>
        <w:rPr>
          <w:rFonts w:ascii="BIZ UDP明朝 Medium" w:eastAsia="BIZ UDP明朝 Medium" w:hAnsi="BIZ UDP明朝 Medium"/>
          <w:color w:val="EE0000"/>
          <w:sz w:val="22"/>
          <w:lang w:eastAsia="zh-TW"/>
        </w:rPr>
      </w:pPr>
      <w:r w:rsidRPr="00865F87">
        <w:rPr>
          <w:rFonts w:ascii="BIZ UDP明朝 Medium" w:eastAsia="BIZ UDP明朝 Medium" w:hAnsi="BIZ UDP明朝 Medium"/>
          <w:spacing w:val="220"/>
          <w:kern w:val="0"/>
          <w:sz w:val="22"/>
          <w:fitText w:val="880" w:id="-753179389"/>
          <w:lang w:eastAsia="zh-TW"/>
        </w:rPr>
        <w:t>面</w:t>
      </w:r>
      <w:r w:rsidRPr="00865F87">
        <w:rPr>
          <w:rFonts w:ascii="BIZ UDP明朝 Medium" w:eastAsia="BIZ UDP明朝 Medium" w:hAnsi="BIZ UDP明朝 Medium"/>
          <w:kern w:val="0"/>
          <w:sz w:val="22"/>
          <w:fitText w:val="880" w:id="-753179389"/>
          <w:lang w:eastAsia="zh-TW"/>
        </w:rPr>
        <w:t>積</w:t>
      </w:r>
      <w:r w:rsidRPr="00FA5EA7">
        <w:rPr>
          <w:rFonts w:ascii="BIZ UDP明朝 Medium" w:eastAsia="BIZ UDP明朝 Medium" w:hAnsi="BIZ UDP明朝 Medium"/>
          <w:sz w:val="22"/>
          <w:lang w:eastAsia="zh-TW"/>
        </w:rPr>
        <w:t>：</w:t>
      </w:r>
      <w:r w:rsidR="004248B0" w:rsidRPr="00FC3191">
        <w:rPr>
          <w:rFonts w:ascii="BIZ UDP明朝 Medium" w:eastAsia="BIZ UDP明朝 Medium" w:hAnsi="BIZ UDP明朝 Medium" w:hint="eastAsia"/>
          <w:sz w:val="22"/>
          <w:lang w:eastAsia="zh-CN"/>
        </w:rPr>
        <w:t>2</w:t>
      </w:r>
      <w:r w:rsidR="00704670" w:rsidRPr="00FC3191">
        <w:rPr>
          <w:rFonts w:ascii="BIZ UDP明朝 Medium" w:eastAsia="BIZ UDP明朝 Medium" w:hAnsi="BIZ UDP明朝 Medium" w:hint="eastAsia"/>
          <w:sz w:val="22"/>
          <w:lang w:eastAsia="zh-CN"/>
        </w:rPr>
        <w:t>１０坪</w:t>
      </w:r>
    </w:p>
    <w:p w14:paraId="42AABD52" w14:textId="72C56B5A" w:rsidR="00FA5EA7" w:rsidRDefault="00FA5EA7" w:rsidP="00865F87">
      <w:pPr>
        <w:ind w:leftChars="800" w:left="1680"/>
        <w:rPr>
          <w:rFonts w:ascii="BIZ UDP明朝 Medium" w:eastAsia="BIZ UDP明朝 Medium" w:hAnsi="BIZ UDP明朝 Medium"/>
          <w:sz w:val="22"/>
          <w:lang w:eastAsia="zh-TW"/>
        </w:rPr>
      </w:pPr>
      <w:r w:rsidRPr="000B4403">
        <w:rPr>
          <w:rFonts w:ascii="BIZ UDP明朝 Medium" w:eastAsia="BIZ UDP明朝 Medium" w:hAnsi="BIZ UDP明朝 Medium"/>
          <w:spacing w:val="52"/>
          <w:kern w:val="0"/>
          <w:sz w:val="22"/>
          <w:fitText w:val="880" w:id="-753179136"/>
          <w:lang w:eastAsia="zh-TW"/>
          <w:rPrChange w:id="2" w:author="uhlkatsura" w:date="2026-03-28T11:42:00Z" w16du:dateUtc="2026-03-28T02:42:00Z">
            <w:rPr>
              <w:rFonts w:ascii="BIZ UDP明朝 Medium" w:eastAsia="BIZ UDP明朝 Medium" w:hAnsi="BIZ UDP明朝 Medium"/>
              <w:spacing w:val="55"/>
              <w:kern w:val="0"/>
              <w:sz w:val="22"/>
              <w:fitText w:val="880" w:id="-753179136"/>
              <w:lang w:eastAsia="zh-TW"/>
            </w:rPr>
          </w:rPrChange>
        </w:rPr>
        <w:t>駐車</w:t>
      </w:r>
      <w:r w:rsidRPr="000B4403">
        <w:rPr>
          <w:rFonts w:ascii="BIZ UDP明朝 Medium" w:eastAsia="BIZ UDP明朝 Medium" w:hAnsi="BIZ UDP明朝 Medium"/>
          <w:spacing w:val="7"/>
          <w:kern w:val="0"/>
          <w:sz w:val="22"/>
          <w:fitText w:val="880" w:id="-753179136"/>
          <w:lang w:eastAsia="zh-TW"/>
          <w:rPrChange w:id="3" w:author="uhlkatsura" w:date="2026-03-28T11:42:00Z" w16du:dateUtc="2026-03-28T02:42:00Z">
            <w:rPr>
              <w:rFonts w:ascii="BIZ UDP明朝 Medium" w:eastAsia="BIZ UDP明朝 Medium" w:hAnsi="BIZ UDP明朝 Medium"/>
              <w:kern w:val="0"/>
              <w:sz w:val="22"/>
              <w:fitText w:val="880" w:id="-753179136"/>
              <w:lang w:eastAsia="zh-TW"/>
            </w:rPr>
          </w:rPrChange>
        </w:rPr>
        <w:t>場</w:t>
      </w:r>
      <w:r w:rsidR="00865F87">
        <w:rPr>
          <w:rFonts w:ascii="BIZ UDP明朝 Medium" w:eastAsia="BIZ UDP明朝 Medium" w:hAnsi="BIZ UDP明朝 Medium"/>
          <w:sz w:val="22"/>
          <w:lang w:eastAsia="zh-TW"/>
        </w:rPr>
        <w:t>：</w:t>
      </w:r>
      <w:r w:rsidR="00704670">
        <w:rPr>
          <w:rFonts w:ascii="BIZ UDP明朝 Medium" w:eastAsia="BIZ UDP明朝 Medium" w:hAnsi="BIZ UDP明朝 Medium" w:hint="eastAsia"/>
          <w:sz w:val="22"/>
          <w:lang w:eastAsia="zh-CN"/>
        </w:rPr>
        <w:t>同敷地内</w:t>
      </w:r>
    </w:p>
    <w:p w14:paraId="2B2DC43D" w14:textId="77777777" w:rsidR="00865F87" w:rsidRDefault="00865F87" w:rsidP="00FA5EA7">
      <w:pPr>
        <w:rPr>
          <w:rFonts w:ascii="BIZ UDP明朝 Medium" w:eastAsia="BIZ UDP明朝 Medium" w:hAnsi="BIZ UDP明朝 Medium"/>
          <w:sz w:val="22"/>
          <w:lang w:eastAsia="zh-TW"/>
        </w:rPr>
      </w:pPr>
    </w:p>
    <w:p w14:paraId="393FEC09" w14:textId="147B5533" w:rsidR="00FA5EA7" w:rsidRDefault="00FA5EA7" w:rsidP="00FA5EA7">
      <w:pPr>
        <w:rPr>
          <w:rFonts w:ascii="BIZ UDP明朝 Medium" w:eastAsia="BIZ UDP明朝 Medium" w:hAnsi="BIZ UDP明朝 Medium"/>
          <w:sz w:val="22"/>
        </w:rPr>
      </w:pPr>
      <w:r>
        <w:rPr>
          <w:rFonts w:ascii="BIZ UDP明朝 Medium" w:eastAsia="BIZ UDP明朝 Medium" w:hAnsi="BIZ UDP明朝 Medium"/>
          <w:sz w:val="22"/>
        </w:rPr>
        <w:t>第２条（期間）</w:t>
      </w:r>
    </w:p>
    <w:p w14:paraId="42B95C89" w14:textId="634C8ED9" w:rsidR="00FA5EA7" w:rsidRDefault="00FA5EA7" w:rsidP="00FA5EA7">
      <w:pPr>
        <w:rPr>
          <w:ins w:id="4" w:author="uhlkatsura" w:date="2026-03-28T11:31:00Z" w16du:dateUtc="2026-03-28T02:31:00Z"/>
          <w:rFonts w:ascii="BIZ UDP明朝 Medium" w:eastAsia="BIZ UDP明朝 Medium" w:hAnsi="BIZ UDP明朝 Medium"/>
          <w:sz w:val="22"/>
        </w:rPr>
      </w:pPr>
      <w:r>
        <w:rPr>
          <w:rFonts w:ascii="BIZ UDP明朝 Medium" w:eastAsia="BIZ UDP明朝 Medium" w:hAnsi="BIZ UDP明朝 Medium"/>
          <w:sz w:val="22"/>
        </w:rPr>
        <w:t>本施設の</w:t>
      </w:r>
      <w:r w:rsidR="003D333E">
        <w:rPr>
          <w:rFonts w:ascii="BIZ UDP明朝 Medium" w:eastAsia="BIZ UDP明朝 Medium" w:hAnsi="BIZ UDP明朝 Medium" w:hint="eastAsia"/>
          <w:sz w:val="22"/>
        </w:rPr>
        <w:t>使用</w:t>
      </w:r>
      <w:r>
        <w:rPr>
          <w:rFonts w:ascii="BIZ UDP明朝 Medium" w:eastAsia="BIZ UDP明朝 Medium" w:hAnsi="BIZ UDP明朝 Medium"/>
          <w:sz w:val="22"/>
        </w:rPr>
        <w:t>期間は</w:t>
      </w:r>
      <w:r w:rsidRPr="00B16885">
        <w:rPr>
          <w:rFonts w:ascii="BIZ UDP明朝 Medium" w:eastAsia="BIZ UDP明朝 Medium" w:hAnsi="BIZ UDP明朝 Medium"/>
          <w:sz w:val="22"/>
        </w:rPr>
        <w:t>令和</w:t>
      </w:r>
      <w:r w:rsidR="004248B0" w:rsidRPr="00B16885">
        <w:rPr>
          <w:rFonts w:ascii="BIZ UDP明朝 Medium" w:eastAsia="BIZ UDP明朝 Medium" w:hAnsi="BIZ UDP明朝 Medium" w:hint="eastAsia"/>
          <w:sz w:val="22"/>
        </w:rPr>
        <w:t>8</w:t>
      </w:r>
      <w:r w:rsidRPr="00B16885">
        <w:rPr>
          <w:rFonts w:ascii="BIZ UDP明朝 Medium" w:eastAsia="BIZ UDP明朝 Medium" w:hAnsi="BIZ UDP明朝 Medium"/>
          <w:sz w:val="22"/>
        </w:rPr>
        <w:t>年</w:t>
      </w:r>
      <w:r w:rsidR="004248B0" w:rsidRPr="00B16885">
        <w:rPr>
          <w:rFonts w:ascii="BIZ UDP明朝 Medium" w:eastAsia="BIZ UDP明朝 Medium" w:hAnsi="BIZ UDP明朝 Medium" w:hint="eastAsia"/>
          <w:sz w:val="22"/>
        </w:rPr>
        <w:t>3</w:t>
      </w:r>
      <w:r w:rsidRPr="00B16885">
        <w:rPr>
          <w:rFonts w:ascii="BIZ UDP明朝 Medium" w:eastAsia="BIZ UDP明朝 Medium" w:hAnsi="BIZ UDP明朝 Medium"/>
          <w:sz w:val="22"/>
        </w:rPr>
        <w:t>月</w:t>
      </w:r>
      <w:r w:rsidR="004248B0" w:rsidRPr="00B16885">
        <w:rPr>
          <w:rFonts w:ascii="BIZ UDP明朝 Medium" w:eastAsia="BIZ UDP明朝 Medium" w:hAnsi="BIZ UDP明朝 Medium" w:hint="eastAsia"/>
          <w:sz w:val="22"/>
        </w:rPr>
        <w:t>1</w:t>
      </w:r>
      <w:r w:rsidRPr="00B16885">
        <w:rPr>
          <w:rFonts w:ascii="BIZ UDP明朝 Medium" w:eastAsia="BIZ UDP明朝 Medium" w:hAnsi="BIZ UDP明朝 Medium"/>
          <w:sz w:val="22"/>
        </w:rPr>
        <w:t>日～令和</w:t>
      </w:r>
      <w:r w:rsidR="00FC3191" w:rsidRPr="00B16885">
        <w:rPr>
          <w:rFonts w:ascii="BIZ UDP明朝 Medium" w:eastAsia="BIZ UDP明朝 Medium" w:hAnsi="BIZ UDP明朝 Medium" w:hint="eastAsia"/>
          <w:sz w:val="22"/>
        </w:rPr>
        <w:t>13</w:t>
      </w:r>
      <w:r w:rsidRPr="00B16885">
        <w:rPr>
          <w:rFonts w:ascii="BIZ UDP明朝 Medium" w:eastAsia="BIZ UDP明朝 Medium" w:hAnsi="BIZ UDP明朝 Medium"/>
          <w:sz w:val="22"/>
        </w:rPr>
        <w:t>年</w:t>
      </w:r>
      <w:r w:rsidR="00FC3191" w:rsidRPr="00B16885">
        <w:rPr>
          <w:rFonts w:ascii="BIZ UDP明朝 Medium" w:eastAsia="BIZ UDP明朝 Medium" w:hAnsi="BIZ UDP明朝 Medium" w:hint="eastAsia"/>
          <w:sz w:val="22"/>
        </w:rPr>
        <w:t>2</w:t>
      </w:r>
      <w:r w:rsidRPr="00B16885">
        <w:rPr>
          <w:rFonts w:ascii="BIZ UDP明朝 Medium" w:eastAsia="BIZ UDP明朝 Medium" w:hAnsi="BIZ UDP明朝 Medium"/>
          <w:sz w:val="22"/>
        </w:rPr>
        <w:t>月</w:t>
      </w:r>
      <w:r w:rsidR="00FC3191" w:rsidRPr="00B16885">
        <w:rPr>
          <w:rFonts w:ascii="BIZ UDP明朝 Medium" w:eastAsia="BIZ UDP明朝 Medium" w:hAnsi="BIZ UDP明朝 Medium" w:hint="eastAsia"/>
          <w:sz w:val="22"/>
        </w:rPr>
        <w:t>28</w:t>
      </w:r>
      <w:r w:rsidRPr="00B16885">
        <w:rPr>
          <w:rFonts w:ascii="BIZ UDP明朝 Medium" w:eastAsia="BIZ UDP明朝 Medium" w:hAnsi="BIZ UDP明朝 Medium"/>
          <w:sz w:val="22"/>
        </w:rPr>
        <w:t>日</w:t>
      </w:r>
      <w:r>
        <w:rPr>
          <w:rFonts w:ascii="BIZ UDP明朝 Medium" w:eastAsia="BIZ UDP明朝 Medium" w:hAnsi="BIZ UDP明朝 Medium"/>
          <w:sz w:val="22"/>
        </w:rPr>
        <w:t>までの期間有効とし、期間満了の</w:t>
      </w:r>
      <w:r w:rsidR="00442BB9">
        <w:rPr>
          <w:rFonts w:ascii="BIZ UDP明朝 Medium" w:eastAsia="BIZ UDP明朝 Medium" w:hAnsi="BIZ UDP明朝 Medium" w:hint="eastAsia"/>
          <w:sz w:val="22"/>
        </w:rPr>
        <w:t>３</w:t>
      </w:r>
      <w:r>
        <w:rPr>
          <w:rFonts w:ascii="BIZ UDP明朝 Medium" w:eastAsia="BIZ UDP明朝 Medium" w:hAnsi="BIZ UDP明朝 Medium"/>
          <w:sz w:val="22"/>
        </w:rPr>
        <w:t>ヶ月前までに甲乙いずれからも書面による解約の申し出がない場合はさらに１年間延長されるものとする。</w:t>
      </w:r>
    </w:p>
    <w:p w14:paraId="374D52DD" w14:textId="5175F110" w:rsidR="004816E9" w:rsidRDefault="004816E9" w:rsidP="00FA5EA7">
      <w:pPr>
        <w:rPr>
          <w:rFonts w:ascii="BIZ UDP明朝 Medium" w:eastAsia="BIZ UDP明朝 Medium" w:hAnsi="BIZ UDP明朝 Medium" w:hint="eastAsia"/>
          <w:sz w:val="22"/>
        </w:rPr>
      </w:pPr>
      <w:ins w:id="5" w:author="uhlkatsura" w:date="2026-03-28T11:31:00Z" w16du:dateUtc="2026-03-28T02:31:00Z">
        <w:r>
          <w:rPr>
            <w:rFonts w:ascii="BIZ UDP明朝 Medium" w:eastAsia="BIZ UDP明朝 Medium" w:hAnsi="BIZ UDP明朝 Medium" w:hint="eastAsia"/>
            <w:sz w:val="22"/>
          </w:rPr>
          <w:t>２　前項の定めにかかわらず、乙が本施設の賃借権を失ったときは、それと同時に本契約の</w:t>
        </w:r>
      </w:ins>
      <w:ins w:id="6" w:author="uhlkatsura" w:date="2026-03-28T11:32:00Z" w16du:dateUtc="2026-03-28T02:32:00Z">
        <w:r>
          <w:rPr>
            <w:rFonts w:ascii="BIZ UDP明朝 Medium" w:eastAsia="BIZ UDP明朝 Medium" w:hAnsi="BIZ UDP明朝 Medium" w:hint="eastAsia"/>
            <w:sz w:val="22"/>
          </w:rPr>
          <w:t>有効期間が満了したものと</w:t>
        </w:r>
        <w:commentRangeStart w:id="7"/>
        <w:r>
          <w:rPr>
            <w:rFonts w:ascii="BIZ UDP明朝 Medium" w:eastAsia="BIZ UDP明朝 Medium" w:hAnsi="BIZ UDP明朝 Medium" w:hint="eastAsia"/>
            <w:sz w:val="22"/>
          </w:rPr>
          <w:t>みな</w:t>
        </w:r>
      </w:ins>
      <w:ins w:id="8" w:author="uhlkatsura" w:date="2026-03-28T11:41:00Z" w16du:dateUtc="2026-03-28T02:41:00Z">
        <w:r w:rsidR="000B4403">
          <w:rPr>
            <w:rFonts w:ascii="BIZ UDP明朝 Medium" w:eastAsia="BIZ UDP明朝 Medium" w:hAnsi="BIZ UDP明朝 Medium" w:hint="eastAsia"/>
            <w:sz w:val="22"/>
          </w:rPr>
          <w:t>す</w:t>
        </w:r>
      </w:ins>
      <w:commentRangeEnd w:id="7"/>
      <w:r w:rsidR="002D0C66">
        <w:rPr>
          <w:rStyle w:val="af"/>
          <w:rFonts w:ascii="BIZ UDP明朝 Medium" w:eastAsia="BIZ UDP明朝 Medium" w:hAnsi="BIZ UDP明朝 Medium" w:hint="eastAsia"/>
          <w:sz w:val="22"/>
          <w:szCs w:val="22"/>
        </w:rPr>
        <w:commentReference w:id="7"/>
      </w:r>
      <w:ins w:id="9" w:author="uhlkatsura" w:date="2026-03-28T11:41:00Z" w16du:dateUtc="2026-03-28T02:41:00Z">
        <w:r w:rsidR="000B4403">
          <w:rPr>
            <w:rFonts w:ascii="BIZ UDP明朝 Medium" w:eastAsia="BIZ UDP明朝 Medium" w:hAnsi="BIZ UDP明朝 Medium" w:hint="eastAsia"/>
            <w:sz w:val="22"/>
          </w:rPr>
          <w:t>。</w:t>
        </w:r>
      </w:ins>
    </w:p>
    <w:p w14:paraId="0DC360C7" w14:textId="77777777" w:rsidR="00E4366A" w:rsidRPr="004816E9" w:rsidRDefault="00E4366A" w:rsidP="00FA5EA7">
      <w:pPr>
        <w:rPr>
          <w:rFonts w:ascii="BIZ UDP明朝 Medium" w:eastAsia="BIZ UDP明朝 Medium" w:hAnsi="BIZ UDP明朝 Medium"/>
          <w:sz w:val="22"/>
        </w:rPr>
      </w:pPr>
    </w:p>
    <w:p w14:paraId="7293C8AA" w14:textId="77777777" w:rsidR="00C20609" w:rsidRPr="00C20609" w:rsidRDefault="00C20609" w:rsidP="00C20609">
      <w:pPr>
        <w:rPr>
          <w:rFonts w:ascii="BIZ UDP明朝 Medium" w:eastAsia="BIZ UDP明朝 Medium" w:hAnsi="BIZ UDP明朝 Medium"/>
          <w:sz w:val="22"/>
        </w:rPr>
      </w:pPr>
      <w:r w:rsidRPr="00C20609">
        <w:rPr>
          <w:rFonts w:ascii="BIZ UDP明朝 Medium" w:eastAsia="BIZ UDP明朝 Medium" w:hAnsi="BIZ UDP明朝 Medium" w:hint="eastAsia"/>
          <w:sz w:val="22"/>
        </w:rPr>
        <w:t>第３条（使用目的及び作業範囲）</w:t>
      </w:r>
    </w:p>
    <w:p w14:paraId="1030232D" w14:textId="21D6923E" w:rsidR="00C20609" w:rsidDel="002B756F" w:rsidRDefault="00C20609" w:rsidP="00C20609">
      <w:pPr>
        <w:rPr>
          <w:del w:id="10" w:author="uhlkatsura" w:date="2026-03-28T11:17:00Z" w16du:dateUtc="2026-03-28T02:17:00Z"/>
          <w:rFonts w:ascii="BIZ UDP明朝 Medium" w:eastAsia="BIZ UDP明朝 Medium" w:hAnsi="BIZ UDP明朝 Medium"/>
          <w:sz w:val="22"/>
        </w:rPr>
      </w:pPr>
      <w:r w:rsidRPr="00C20609">
        <w:rPr>
          <w:rFonts w:ascii="BIZ UDP明朝 Medium" w:eastAsia="BIZ UDP明朝 Medium" w:hAnsi="BIZ UDP明朝 Medium" w:hint="eastAsia"/>
          <w:sz w:val="22"/>
        </w:rPr>
        <w:t>甲は、本施設内において、甲の占有する衣類等の管理を目的とし、それらの保管、発注準備及び発送作業を行うについて、甲の使用人を常駐させて行わせることができ、乙は本契約に定める条件でこれに協力</w:t>
      </w:r>
    </w:p>
    <w:p w14:paraId="042BDEC6" w14:textId="21C23304" w:rsidR="00C20609" w:rsidRPr="00C20609" w:rsidRDefault="00C20609" w:rsidP="00C20609">
      <w:pPr>
        <w:rPr>
          <w:rFonts w:ascii="BIZ UDP明朝 Medium" w:eastAsia="BIZ UDP明朝 Medium" w:hAnsi="BIZ UDP明朝 Medium"/>
          <w:sz w:val="22"/>
        </w:rPr>
      </w:pPr>
      <w:r w:rsidRPr="00C20609">
        <w:rPr>
          <w:rFonts w:ascii="BIZ UDP明朝 Medium" w:eastAsia="BIZ UDP明朝 Medium" w:hAnsi="BIZ UDP明朝 Medium" w:hint="eastAsia"/>
          <w:sz w:val="22"/>
        </w:rPr>
        <w:t>する。</w:t>
      </w:r>
    </w:p>
    <w:p w14:paraId="593FA2AC" w14:textId="77777777" w:rsidR="00C20609" w:rsidRDefault="00C20609" w:rsidP="00C20609">
      <w:pPr>
        <w:rPr>
          <w:rFonts w:ascii="BIZ UDP明朝 Medium" w:eastAsia="BIZ UDP明朝 Medium" w:hAnsi="BIZ UDP明朝 Medium"/>
          <w:sz w:val="22"/>
        </w:rPr>
      </w:pPr>
      <w:r w:rsidRPr="00C20609">
        <w:rPr>
          <w:rFonts w:ascii="BIZ UDP明朝 Medium" w:eastAsia="BIZ UDP明朝 Medium" w:hAnsi="BIZ UDP明朝 Medium" w:hint="eastAsia"/>
          <w:sz w:val="22"/>
        </w:rPr>
        <w:t>２　甲が、本施設内において、前項に定めた目的外又は作業以外の事項を実施するためには、あらかじめ</w:t>
      </w:r>
    </w:p>
    <w:p w14:paraId="242C334A" w14:textId="79507B4B" w:rsidR="00C20609" w:rsidRDefault="00C20609" w:rsidP="00C20609">
      <w:pPr>
        <w:rPr>
          <w:rFonts w:ascii="BIZ UDP明朝 Medium" w:eastAsia="BIZ UDP明朝 Medium" w:hAnsi="BIZ UDP明朝 Medium"/>
          <w:sz w:val="22"/>
        </w:rPr>
      </w:pPr>
      <w:r w:rsidRPr="00C20609">
        <w:rPr>
          <w:rFonts w:ascii="BIZ UDP明朝 Medium" w:eastAsia="BIZ UDP明朝 Medium" w:hAnsi="BIZ UDP明朝 Medium" w:hint="eastAsia"/>
          <w:sz w:val="22"/>
        </w:rPr>
        <w:t>乙の書面による同意を得なければならない。</w:t>
      </w:r>
    </w:p>
    <w:p w14:paraId="4EB86C8F" w14:textId="35FC3EBD" w:rsidR="00C20609" w:rsidRPr="002B756F" w:rsidDel="002B756F" w:rsidRDefault="00C20609" w:rsidP="00FA5EA7">
      <w:pPr>
        <w:rPr>
          <w:del w:id="11" w:author="uhlkatsura" w:date="2026-03-28T11:16:00Z" w16du:dateUtc="2026-03-28T02:16:00Z"/>
          <w:rFonts w:ascii="BIZ UDP明朝 Medium" w:eastAsia="BIZ UDP明朝 Medium" w:hAnsi="BIZ UDP明朝 Medium"/>
          <w:sz w:val="22"/>
        </w:rPr>
      </w:pPr>
    </w:p>
    <w:p w14:paraId="1381B617" w14:textId="751662AB" w:rsidR="00FA5EA7" w:rsidRPr="00FA5EA7" w:rsidDel="002B756F" w:rsidRDefault="00FA5EA7" w:rsidP="009A2B9B">
      <w:pPr>
        <w:jc w:val="center"/>
        <w:rPr>
          <w:del w:id="12" w:author="uhlkatsura" w:date="2026-03-28T11:16:00Z" w16du:dateUtc="2026-03-28T02:16:00Z"/>
          <w:rFonts w:ascii="BIZ UDP明朝 Medium" w:eastAsia="BIZ UDP明朝 Medium" w:hAnsi="BIZ UDP明朝 Medium"/>
          <w:sz w:val="22"/>
        </w:rPr>
      </w:pPr>
      <w:del w:id="13" w:author="uhlkatsura" w:date="2026-03-28T11:16:00Z" w16du:dateUtc="2026-03-28T02:16:00Z">
        <w:r w:rsidDel="002B756F">
          <w:rPr>
            <w:rFonts w:ascii="BIZ UDP明朝 Medium" w:eastAsia="BIZ UDP明朝 Medium" w:hAnsi="BIZ UDP明朝 Medium"/>
            <w:sz w:val="22"/>
          </w:rPr>
          <w:delText>記</w:delText>
        </w:r>
      </w:del>
    </w:p>
    <w:p w14:paraId="723345ED" w14:textId="6A79A704" w:rsidR="00FA5EA7" w:rsidDel="002B756F" w:rsidRDefault="00FA5EA7" w:rsidP="00FA5EA7">
      <w:pPr>
        <w:pStyle w:val="a5"/>
        <w:ind w:right="-2"/>
        <w:jc w:val="both"/>
        <w:rPr>
          <w:del w:id="14" w:author="uhlkatsura" w:date="2026-03-28T11:16:00Z" w16du:dateUtc="2026-03-28T02:16:00Z"/>
        </w:rPr>
      </w:pPr>
      <w:del w:id="15" w:author="uhlkatsura" w:date="2026-03-28T11:16:00Z" w16du:dateUtc="2026-03-28T02:16:00Z">
        <w:r w:rsidDel="002B756F">
          <w:rPr>
            <w:rFonts w:hint="eastAsia"/>
          </w:rPr>
          <w:delText>甲</w:delText>
        </w:r>
        <w:r w:rsidR="003D333E" w:rsidDel="002B756F">
          <w:rPr>
            <w:rFonts w:hint="eastAsia"/>
          </w:rPr>
          <w:delText>と乙と</w:delText>
        </w:r>
        <w:r w:rsidDel="002B756F">
          <w:rPr>
            <w:rFonts w:hint="eastAsia"/>
          </w:rPr>
          <w:delText>の事業</w:delText>
        </w:r>
        <w:r w:rsidR="003D333E" w:rsidDel="002B756F">
          <w:rPr>
            <w:rFonts w:hint="eastAsia"/>
          </w:rPr>
          <w:delText>上の連携協力関係に基づき、甲の責任において</w:delText>
        </w:r>
        <w:r w:rsidDel="002B756F">
          <w:rPr>
            <w:rFonts w:hint="eastAsia"/>
          </w:rPr>
          <w:delText>衣類等の保管、発注準備及び発送作業を行う</w:delText>
        </w:r>
        <w:commentRangeStart w:id="16"/>
        <w:r w:rsidDel="002B756F">
          <w:rPr>
            <w:rFonts w:hint="eastAsia"/>
          </w:rPr>
          <w:delText>こと</w:delText>
        </w:r>
      </w:del>
      <w:commentRangeEnd w:id="16"/>
      <w:r w:rsidR="002D0C66">
        <w:rPr>
          <w:rStyle w:val="af"/>
          <w:rFonts w:hint="eastAsia"/>
          <w:sz w:val="22"/>
          <w:szCs w:val="22"/>
        </w:rPr>
        <w:commentReference w:id="16"/>
      </w:r>
      <w:del w:id="17" w:author="uhlkatsura" w:date="2026-03-28T11:16:00Z" w16du:dateUtc="2026-03-28T02:16:00Z">
        <w:r w:rsidDel="002B756F">
          <w:rPr>
            <w:rFonts w:hint="eastAsia"/>
          </w:rPr>
          <w:delText>。</w:delText>
        </w:r>
      </w:del>
    </w:p>
    <w:p w14:paraId="340E906E" w14:textId="77777777" w:rsidR="009A2B9B" w:rsidRPr="00FA5EA7" w:rsidRDefault="009A2B9B" w:rsidP="00FA5EA7">
      <w:pPr>
        <w:pStyle w:val="a5"/>
        <w:ind w:right="-2"/>
        <w:jc w:val="both"/>
      </w:pPr>
    </w:p>
    <w:p w14:paraId="2DC7A534" w14:textId="237AF323" w:rsidR="00FA5EA7" w:rsidRDefault="00FA5EA7" w:rsidP="00FA5EA7">
      <w:pPr>
        <w:rPr>
          <w:rFonts w:ascii="BIZ UDP明朝 Medium" w:eastAsia="BIZ UDP明朝 Medium" w:hAnsi="BIZ UDP明朝 Medium"/>
          <w:sz w:val="22"/>
        </w:rPr>
      </w:pPr>
      <w:r>
        <w:rPr>
          <w:rFonts w:ascii="BIZ UDP明朝 Medium" w:eastAsia="BIZ UDP明朝 Medium" w:hAnsi="BIZ UDP明朝 Medium"/>
          <w:sz w:val="22"/>
        </w:rPr>
        <w:t>第４条（</w:t>
      </w:r>
      <w:r w:rsidR="003D333E">
        <w:rPr>
          <w:rFonts w:ascii="BIZ UDP明朝 Medium" w:eastAsia="BIZ UDP明朝 Medium" w:hAnsi="BIZ UDP明朝 Medium" w:hint="eastAsia"/>
          <w:sz w:val="22"/>
        </w:rPr>
        <w:t>協力金</w:t>
      </w:r>
      <w:r>
        <w:rPr>
          <w:rFonts w:ascii="BIZ UDP明朝 Medium" w:eastAsia="BIZ UDP明朝 Medium" w:hAnsi="BIZ UDP明朝 Medium"/>
          <w:sz w:val="22"/>
        </w:rPr>
        <w:t>料）</w:t>
      </w:r>
    </w:p>
    <w:p w14:paraId="5F197C2D" w14:textId="69A2C8B3" w:rsidR="00FA5EA7" w:rsidRDefault="00FA5EA7" w:rsidP="00FA5EA7">
      <w:pPr>
        <w:rPr>
          <w:rFonts w:ascii="BIZ UDP明朝 Medium" w:eastAsia="BIZ UDP明朝 Medium" w:hAnsi="BIZ UDP明朝 Medium"/>
          <w:sz w:val="22"/>
        </w:rPr>
      </w:pPr>
      <w:r>
        <w:rPr>
          <w:rFonts w:ascii="BIZ UDP明朝 Medium" w:eastAsia="BIZ UDP明朝 Medium" w:hAnsi="BIZ UDP明朝 Medium"/>
          <w:sz w:val="22"/>
        </w:rPr>
        <w:t>本施設の</w:t>
      </w:r>
      <w:r w:rsidR="003D333E">
        <w:rPr>
          <w:rFonts w:ascii="BIZ UDP明朝 Medium" w:eastAsia="BIZ UDP明朝 Medium" w:hAnsi="BIZ UDP明朝 Medium" w:hint="eastAsia"/>
          <w:sz w:val="22"/>
        </w:rPr>
        <w:t>使用にかかる甲の乙に対する連携協力金料</w:t>
      </w:r>
      <w:r>
        <w:rPr>
          <w:rFonts w:ascii="BIZ UDP明朝 Medium" w:eastAsia="BIZ UDP明朝 Medium" w:hAnsi="BIZ UDP明朝 Medium"/>
          <w:sz w:val="22"/>
        </w:rPr>
        <w:t>（以下「</w:t>
      </w:r>
      <w:r w:rsidR="003D333E">
        <w:rPr>
          <w:rFonts w:ascii="BIZ UDP明朝 Medium" w:eastAsia="BIZ UDP明朝 Medium" w:hAnsi="BIZ UDP明朝 Medium" w:hint="eastAsia"/>
          <w:sz w:val="22"/>
        </w:rPr>
        <w:t>協力金</w:t>
      </w:r>
      <w:r>
        <w:rPr>
          <w:rFonts w:ascii="BIZ UDP明朝 Medium" w:eastAsia="BIZ UDP明朝 Medium" w:hAnsi="BIZ UDP明朝 Medium"/>
          <w:sz w:val="22"/>
        </w:rPr>
        <w:t>」という</w:t>
      </w:r>
      <w:r w:rsidR="003D333E">
        <w:rPr>
          <w:rFonts w:ascii="BIZ UDP明朝 Medium" w:eastAsia="BIZ UDP明朝 Medium" w:hAnsi="BIZ UDP明朝 Medium" w:hint="eastAsia"/>
          <w:sz w:val="22"/>
        </w:rPr>
        <w:t>。）</w:t>
      </w:r>
      <w:r>
        <w:rPr>
          <w:rFonts w:ascii="BIZ UDP明朝 Medium" w:eastAsia="BIZ UDP明朝 Medium" w:hAnsi="BIZ UDP明朝 Medium"/>
          <w:sz w:val="22"/>
        </w:rPr>
        <w:t>は</w:t>
      </w:r>
      <w:r w:rsidRPr="00B16885">
        <w:rPr>
          <w:rFonts w:ascii="BIZ UDP明朝 Medium" w:eastAsia="BIZ UDP明朝 Medium" w:hAnsi="BIZ UDP明朝 Medium"/>
          <w:sz w:val="22"/>
        </w:rPr>
        <w:t>月額金</w:t>
      </w:r>
      <w:r w:rsidR="004248B0" w:rsidRPr="00B16885">
        <w:rPr>
          <w:rFonts w:ascii="BIZ UDP明朝 Medium" w:eastAsia="BIZ UDP明朝 Medium" w:hAnsi="BIZ UDP明朝 Medium" w:hint="eastAsia"/>
          <w:sz w:val="22"/>
        </w:rPr>
        <w:t>1,365,000</w:t>
      </w:r>
      <w:r w:rsidRPr="00B16885">
        <w:rPr>
          <w:rFonts w:ascii="BIZ UDP明朝 Medium" w:eastAsia="BIZ UDP明朝 Medium" w:hAnsi="BIZ UDP明朝 Medium"/>
          <w:sz w:val="22"/>
        </w:rPr>
        <w:t>円</w:t>
      </w:r>
      <w:r>
        <w:rPr>
          <w:rFonts w:ascii="BIZ UDP明朝 Medium" w:eastAsia="BIZ UDP明朝 Medium" w:hAnsi="BIZ UDP明朝 Medium"/>
          <w:sz w:val="22"/>
        </w:rPr>
        <w:t>（税別）とし、毎月月末に締め、翌月末日までに</w:t>
      </w:r>
      <w:r w:rsidR="003D333E">
        <w:rPr>
          <w:rFonts w:ascii="BIZ UDP明朝 Medium" w:eastAsia="BIZ UDP明朝 Medium" w:hAnsi="BIZ UDP明朝 Medium" w:hint="eastAsia"/>
          <w:sz w:val="22"/>
        </w:rPr>
        <w:t>協力金</w:t>
      </w:r>
      <w:r>
        <w:rPr>
          <w:rFonts w:ascii="BIZ UDP明朝 Medium" w:eastAsia="BIZ UDP明朝 Medium" w:hAnsi="BIZ UDP明朝 Medium"/>
          <w:sz w:val="22"/>
        </w:rPr>
        <w:t>及び消費税を乙の指定する銀行口</w:t>
      </w:r>
      <w:r w:rsidR="00C20609">
        <w:rPr>
          <w:rFonts w:ascii="BIZ UDP明朝 Medium" w:eastAsia="BIZ UDP明朝 Medium" w:hAnsi="BIZ UDP明朝 Medium"/>
          <w:sz w:val="22"/>
        </w:rPr>
        <w:t>座に振り込み支払うものとする。ただし、１ヶ月に満たない期間の協力金</w:t>
      </w:r>
      <w:r>
        <w:rPr>
          <w:rFonts w:ascii="BIZ UDP明朝 Medium" w:eastAsia="BIZ UDP明朝 Medium" w:hAnsi="BIZ UDP明朝 Medium"/>
          <w:sz w:val="22"/>
        </w:rPr>
        <w:t>及び消費税は、その月の日数に応じて日割り計算</w:t>
      </w:r>
      <w:r>
        <w:rPr>
          <w:rFonts w:ascii="BIZ UDP明朝 Medium" w:eastAsia="BIZ UDP明朝 Medium" w:hAnsi="BIZ UDP明朝 Medium"/>
          <w:sz w:val="22"/>
        </w:rPr>
        <w:lastRenderedPageBreak/>
        <w:t>した額とする。</w:t>
      </w:r>
      <w:r w:rsidR="003D333E">
        <w:rPr>
          <w:rFonts w:ascii="BIZ UDP明朝 Medium" w:eastAsia="BIZ UDP明朝 Medium" w:hAnsi="BIZ UDP明朝 Medium" w:hint="eastAsia"/>
          <w:sz w:val="22"/>
        </w:rPr>
        <w:t>万が一、支払いが遅延した場合は、延滞日数に応じ年率</w:t>
      </w:r>
      <w:r w:rsidR="003D333E" w:rsidRPr="0080527E">
        <w:rPr>
          <w:rFonts w:ascii="BIZ UDP明朝 Medium" w:eastAsia="BIZ UDP明朝 Medium" w:hAnsi="BIZ UDP明朝 Medium" w:hint="eastAsia"/>
          <w:sz w:val="22"/>
        </w:rPr>
        <w:t>6</w:t>
      </w:r>
      <w:r w:rsidR="003D333E">
        <w:rPr>
          <w:rFonts w:ascii="BIZ UDP明朝 Medium" w:eastAsia="BIZ UDP明朝 Medium" w:hAnsi="BIZ UDP明朝 Medium" w:hint="eastAsia"/>
          <w:sz w:val="22"/>
        </w:rPr>
        <w:t>%の遅延損害金を加算するものとする。</w:t>
      </w:r>
    </w:p>
    <w:p w14:paraId="5E72E182" w14:textId="77777777" w:rsidR="000B4403" w:rsidRDefault="000B4403" w:rsidP="00FA5EA7">
      <w:pPr>
        <w:rPr>
          <w:ins w:id="18" w:author="uhlkatsura" w:date="2026-03-28T11:42:00Z" w16du:dateUtc="2026-03-28T02:42:00Z"/>
          <w:rFonts w:ascii="BIZ UDP明朝 Medium" w:eastAsia="BIZ UDP明朝 Medium" w:hAnsi="BIZ UDP明朝 Medium"/>
          <w:sz w:val="22"/>
        </w:rPr>
      </w:pPr>
    </w:p>
    <w:p w14:paraId="40538AFC" w14:textId="77777777" w:rsidR="000B4403" w:rsidRDefault="000B4403" w:rsidP="00FA5EA7">
      <w:pPr>
        <w:rPr>
          <w:ins w:id="19" w:author="uhlkatsura" w:date="2026-03-28T11:42:00Z" w16du:dateUtc="2026-03-28T02:42:00Z"/>
          <w:rFonts w:ascii="BIZ UDP明朝 Medium" w:eastAsia="BIZ UDP明朝 Medium" w:hAnsi="BIZ UDP明朝 Medium"/>
          <w:sz w:val="22"/>
        </w:rPr>
      </w:pPr>
    </w:p>
    <w:p w14:paraId="6FC27BC6" w14:textId="77777777" w:rsidR="000B4403" w:rsidRDefault="000B4403" w:rsidP="00FA5EA7">
      <w:pPr>
        <w:rPr>
          <w:rFonts w:ascii="BIZ UDP明朝 Medium" w:eastAsia="BIZ UDP明朝 Medium" w:hAnsi="BIZ UDP明朝 Medium" w:hint="eastAsia"/>
          <w:sz w:val="22"/>
        </w:rPr>
      </w:pPr>
    </w:p>
    <w:p w14:paraId="7D149F54" w14:textId="41D4A687" w:rsidR="00B16885" w:rsidRPr="002B756F" w:rsidDel="000B4403" w:rsidRDefault="00FA5EA7" w:rsidP="007C3ED9">
      <w:pPr>
        <w:rPr>
          <w:del w:id="20" w:author="uhlkatsura" w:date="2026-03-28T11:42:00Z" w16du:dateUtc="2026-03-28T02:42:00Z"/>
          <w:rFonts w:ascii="BIZ UDP明朝 Medium" w:eastAsia="BIZ UDP明朝 Medium" w:hAnsi="BIZ UDP明朝 Medium"/>
          <w:sz w:val="22"/>
          <w:rPrChange w:id="21" w:author="uhlkatsura" w:date="2026-03-28T11:18:00Z" w16du:dateUtc="2026-03-28T02:18:00Z">
            <w:rPr>
              <w:del w:id="22" w:author="uhlkatsura" w:date="2026-03-28T11:42:00Z" w16du:dateUtc="2026-03-28T02:42:00Z"/>
              <w:rFonts w:ascii="BIZ UDP明朝 Medium" w:eastAsia="BIZ UDP明朝 Medium" w:hAnsi="BIZ UDP明朝 Medium"/>
              <w:color w:val="EE0000"/>
              <w:sz w:val="22"/>
            </w:rPr>
          </w:rPrChange>
        </w:rPr>
      </w:pPr>
      <w:r w:rsidRPr="002B756F">
        <w:rPr>
          <w:rFonts w:ascii="BIZ UDP明朝 Medium" w:eastAsia="BIZ UDP明朝 Medium" w:hAnsi="BIZ UDP明朝 Medium"/>
          <w:sz w:val="22"/>
          <w:rPrChange w:id="23" w:author="uhlkatsura" w:date="2026-03-28T11:18:00Z" w16du:dateUtc="2026-03-28T02:18:00Z">
            <w:rPr>
              <w:rFonts w:ascii="BIZ UDP明朝 Medium" w:eastAsia="BIZ UDP明朝 Medium" w:hAnsi="BIZ UDP明朝 Medium"/>
              <w:color w:val="EE0000"/>
              <w:sz w:val="22"/>
            </w:rPr>
          </w:rPrChange>
        </w:rPr>
        <w:t>第５条（管理費等）</w:t>
      </w:r>
      <w:del w:id="24" w:author="uhlkatsura" w:date="2026-03-28T11:17:00Z" w16du:dateUtc="2026-03-28T02:17:00Z">
        <w:r w:rsidR="00B16885" w:rsidRPr="002B756F" w:rsidDel="002B756F">
          <w:rPr>
            <w:rFonts w:ascii="BIZ UDP明朝 Medium" w:eastAsia="BIZ UDP明朝 Medium" w:hAnsi="BIZ UDP明朝 Medium" w:hint="eastAsia"/>
            <w:sz w:val="22"/>
            <w:rPrChange w:id="25" w:author="uhlkatsura" w:date="2026-03-28T11:18:00Z" w16du:dateUtc="2026-03-28T02:18:00Z">
              <w:rPr>
                <w:rFonts w:ascii="BIZ UDP明朝 Medium" w:eastAsia="BIZ UDP明朝 Medium" w:hAnsi="BIZ UDP明朝 Medium" w:hint="eastAsia"/>
                <w:color w:val="EE0000"/>
                <w:sz w:val="22"/>
              </w:rPr>
            </w:rPrChange>
          </w:rPr>
          <w:delText>電気ガス上下水道料金が月額金に含まれている場合はどのように記述すればよいか？</w:delText>
        </w:r>
      </w:del>
    </w:p>
    <w:p w14:paraId="13CA9BEC" w14:textId="77777777" w:rsidR="000B4403" w:rsidRDefault="000B4403" w:rsidP="007C3ED9">
      <w:pPr>
        <w:rPr>
          <w:ins w:id="26" w:author="uhlkatsura" w:date="2026-03-28T11:42:00Z" w16du:dateUtc="2026-03-28T02:42:00Z"/>
          <w:rFonts w:ascii="BIZ UDP明朝 Medium" w:eastAsia="BIZ UDP明朝 Medium" w:hAnsi="BIZ UDP明朝 Medium"/>
          <w:sz w:val="22"/>
        </w:rPr>
      </w:pPr>
    </w:p>
    <w:p w14:paraId="2815D90A" w14:textId="41F94B4D" w:rsidR="007C3ED9" w:rsidRDefault="00FA5EA7" w:rsidP="007C3ED9">
      <w:pPr>
        <w:rPr>
          <w:rFonts w:ascii="BIZ UDP明朝 Medium" w:eastAsia="BIZ UDP明朝 Medium" w:hAnsi="BIZ UDP明朝 Medium"/>
          <w:sz w:val="22"/>
        </w:rPr>
      </w:pPr>
      <w:r>
        <w:rPr>
          <w:rFonts w:ascii="BIZ UDP明朝 Medium" w:eastAsia="BIZ UDP明朝 Medium" w:hAnsi="BIZ UDP明朝 Medium"/>
          <w:sz w:val="22"/>
        </w:rPr>
        <w:t>甲</w:t>
      </w:r>
      <w:ins w:id="27" w:author="uhlkatsura" w:date="2026-03-28T11:18:00Z" w16du:dateUtc="2026-03-28T02:18:00Z">
        <w:r w:rsidR="002B756F">
          <w:rPr>
            <w:rFonts w:ascii="BIZ UDP明朝 Medium" w:eastAsia="BIZ UDP明朝 Medium" w:hAnsi="BIZ UDP明朝 Medium" w:hint="eastAsia"/>
            <w:sz w:val="22"/>
          </w:rPr>
          <w:t>が、第３条に定める業務</w:t>
        </w:r>
      </w:ins>
      <w:ins w:id="28" w:author="uhlkatsura" w:date="2026-03-28T11:19:00Z" w16du:dateUtc="2026-03-28T02:19:00Z">
        <w:r w:rsidR="002B756F">
          <w:rPr>
            <w:rFonts w:ascii="BIZ UDP明朝 Medium" w:eastAsia="BIZ UDP明朝 Medium" w:hAnsi="BIZ UDP明朝 Medium" w:hint="eastAsia"/>
            <w:sz w:val="22"/>
          </w:rPr>
          <w:t>に使用した</w:t>
        </w:r>
      </w:ins>
      <w:del w:id="29" w:author="uhlkatsura" w:date="2026-03-28T11:18:00Z" w16du:dateUtc="2026-03-28T02:18:00Z">
        <w:r w:rsidDel="002B756F">
          <w:rPr>
            <w:rFonts w:ascii="BIZ UDP明朝 Medium" w:eastAsia="BIZ UDP明朝 Medium" w:hAnsi="BIZ UDP明朝 Medium"/>
            <w:sz w:val="22"/>
          </w:rPr>
          <w:delText>は</w:delText>
        </w:r>
      </w:del>
      <w:del w:id="30" w:author="uhlkatsura" w:date="2026-03-28T11:19:00Z" w16du:dateUtc="2026-03-28T02:19:00Z">
        <w:r w:rsidDel="002B756F">
          <w:rPr>
            <w:rFonts w:ascii="BIZ UDP明朝 Medium" w:eastAsia="BIZ UDP明朝 Medium" w:hAnsi="BIZ UDP明朝 Medium"/>
            <w:sz w:val="22"/>
          </w:rPr>
          <w:delText>、</w:delText>
        </w:r>
      </w:del>
      <w:r>
        <w:rPr>
          <w:rFonts w:ascii="BIZ UDP明朝 Medium" w:eastAsia="BIZ UDP明朝 Medium" w:hAnsi="BIZ UDP明朝 Medium"/>
          <w:sz w:val="22"/>
        </w:rPr>
        <w:t>電気、ガス及び上下水道</w:t>
      </w:r>
      <w:ins w:id="31" w:author="uhlkatsura" w:date="2026-03-28T11:19:00Z" w16du:dateUtc="2026-03-28T02:19:00Z">
        <w:r w:rsidR="002B756F">
          <w:rPr>
            <w:rFonts w:ascii="BIZ UDP明朝 Medium" w:eastAsia="BIZ UDP明朝 Medium" w:hAnsi="BIZ UDP明朝 Medium" w:hint="eastAsia"/>
            <w:sz w:val="22"/>
          </w:rPr>
          <w:t>の料金その他それらに類する</w:t>
        </w:r>
      </w:ins>
      <w:del w:id="32" w:author="uhlkatsura" w:date="2026-03-28T11:19:00Z" w16du:dateUtc="2026-03-28T02:19:00Z">
        <w:r w:rsidDel="002B756F">
          <w:rPr>
            <w:rFonts w:ascii="BIZ UDP明朝 Medium" w:eastAsia="BIZ UDP明朝 Medium" w:hAnsi="BIZ UDP明朝 Medium"/>
            <w:sz w:val="22"/>
          </w:rPr>
          <w:delText>料に関連して</w:delText>
        </w:r>
        <w:r w:rsidR="005D0CD2" w:rsidDel="002B756F">
          <w:rPr>
            <w:rFonts w:ascii="BIZ UDP明朝 Medium" w:eastAsia="BIZ UDP明朝 Medium" w:hAnsi="BIZ UDP明朝 Medium"/>
            <w:sz w:val="22"/>
          </w:rPr>
          <w:delText>生じる</w:delText>
        </w:r>
      </w:del>
      <w:r w:rsidR="005D0CD2">
        <w:rPr>
          <w:rFonts w:ascii="BIZ UDP明朝 Medium" w:eastAsia="BIZ UDP明朝 Medium" w:hAnsi="BIZ UDP明朝 Medium"/>
          <w:sz w:val="22"/>
        </w:rPr>
        <w:t>全ての諸費用は</w:t>
      </w:r>
      <w:del w:id="33" w:author="uhlkatsura" w:date="2026-03-28T11:20:00Z" w16du:dateUtc="2026-03-28T02:20:00Z">
        <w:r w:rsidR="00442BB9" w:rsidDel="002B756F">
          <w:rPr>
            <w:rFonts w:ascii="BIZ UDP明朝 Medium" w:eastAsia="BIZ UDP明朝 Medium" w:hAnsi="BIZ UDP明朝 Medium" w:hint="eastAsia"/>
            <w:sz w:val="22"/>
          </w:rPr>
          <w:delText>乙</w:delText>
        </w:r>
        <w:r w:rsidR="00EE3A6D" w:rsidDel="002B756F">
          <w:rPr>
            <w:rFonts w:ascii="BIZ UDP明朝 Medium" w:eastAsia="BIZ UDP明朝 Medium" w:hAnsi="BIZ UDP明朝 Medium" w:hint="eastAsia"/>
            <w:sz w:val="22"/>
          </w:rPr>
          <w:delText>が</w:delText>
        </w:r>
        <w:r w:rsidR="00442BB9" w:rsidDel="002B756F">
          <w:rPr>
            <w:rFonts w:ascii="BIZ UDP明朝 Medium" w:eastAsia="BIZ UDP明朝 Medium" w:hAnsi="BIZ UDP明朝 Medium" w:hint="eastAsia"/>
            <w:sz w:val="22"/>
          </w:rPr>
          <w:delText>立て替え</w:delText>
        </w:r>
        <w:r w:rsidR="00054FE7" w:rsidDel="002B756F">
          <w:rPr>
            <w:rFonts w:ascii="BIZ UDP明朝 Medium" w:eastAsia="BIZ UDP明朝 Medium" w:hAnsi="BIZ UDP明朝 Medium" w:hint="eastAsia"/>
            <w:sz w:val="22"/>
          </w:rPr>
          <w:delText>た後</w:delText>
        </w:r>
      </w:del>
      <w:r w:rsidR="00054FE7">
        <w:rPr>
          <w:rFonts w:ascii="BIZ UDP明朝 Medium" w:eastAsia="BIZ UDP明朝 Medium" w:hAnsi="BIZ UDP明朝 Medium" w:hint="eastAsia"/>
          <w:sz w:val="22"/>
        </w:rPr>
        <w:t>、</w:t>
      </w:r>
      <w:r w:rsidR="005D0CD2">
        <w:rPr>
          <w:rFonts w:ascii="BIZ UDP明朝 Medium" w:eastAsia="BIZ UDP明朝 Medium" w:hAnsi="BIZ UDP明朝 Medium"/>
          <w:sz w:val="22"/>
        </w:rPr>
        <w:t>月額</w:t>
      </w:r>
      <w:r w:rsidR="00540DD9">
        <w:rPr>
          <w:rFonts w:ascii="BIZ UDP明朝 Medium" w:eastAsia="BIZ UDP明朝 Medium" w:hAnsi="BIZ UDP明朝 Medium" w:hint="eastAsia"/>
          <w:sz w:val="22"/>
        </w:rPr>
        <w:t>料金</w:t>
      </w:r>
      <w:ins w:id="34" w:author="uhlkatsura" w:date="2026-03-28T11:20:00Z" w16du:dateUtc="2026-03-28T02:20:00Z">
        <w:r w:rsidR="002B756F">
          <w:rPr>
            <w:rFonts w:ascii="BIZ UDP明朝 Medium" w:eastAsia="BIZ UDP明朝 Medium" w:hAnsi="BIZ UDP明朝 Medium" w:hint="eastAsia"/>
            <w:sz w:val="22"/>
          </w:rPr>
          <w:t>に含まれ、別途徴収しないものと</w:t>
        </w:r>
        <w:commentRangeStart w:id="35"/>
        <w:r w:rsidR="002B756F">
          <w:rPr>
            <w:rFonts w:ascii="BIZ UDP明朝 Medium" w:eastAsia="BIZ UDP明朝 Medium" w:hAnsi="BIZ UDP明朝 Medium" w:hint="eastAsia"/>
            <w:sz w:val="22"/>
          </w:rPr>
          <w:t>する</w:t>
        </w:r>
      </w:ins>
      <w:commentRangeEnd w:id="35"/>
      <w:r w:rsidR="002D0C66">
        <w:rPr>
          <w:rStyle w:val="af"/>
          <w:rFonts w:ascii="BIZ UDP明朝 Medium" w:eastAsia="BIZ UDP明朝 Medium" w:hAnsi="BIZ UDP明朝 Medium" w:hint="eastAsia"/>
          <w:sz w:val="22"/>
          <w:szCs w:val="22"/>
        </w:rPr>
        <w:commentReference w:id="35"/>
      </w:r>
      <w:ins w:id="36" w:author="uhlkatsura" w:date="2026-03-28T11:20:00Z" w16du:dateUtc="2026-03-28T02:20:00Z">
        <w:r w:rsidR="002B756F">
          <w:rPr>
            <w:rFonts w:ascii="BIZ UDP明朝 Medium" w:eastAsia="BIZ UDP明朝 Medium" w:hAnsi="BIZ UDP明朝 Medium" w:hint="eastAsia"/>
            <w:sz w:val="22"/>
          </w:rPr>
          <w:t>。</w:t>
        </w:r>
      </w:ins>
      <w:del w:id="37" w:author="uhlkatsura" w:date="2026-03-28T11:20:00Z" w16du:dateUtc="2026-03-28T02:20:00Z">
        <w:r w:rsidR="00442BB9" w:rsidDel="002B756F">
          <w:rPr>
            <w:rFonts w:ascii="BIZ UDP明朝 Medium" w:eastAsia="BIZ UDP明朝 Medium" w:hAnsi="BIZ UDP明朝 Medium" w:hint="eastAsia"/>
            <w:sz w:val="22"/>
          </w:rPr>
          <w:delText>を実費</w:delText>
        </w:r>
        <w:r w:rsidR="00540DD9" w:rsidDel="002B756F">
          <w:rPr>
            <w:rFonts w:ascii="BIZ UDP明朝 Medium" w:eastAsia="BIZ UDP明朝 Medium" w:hAnsi="BIZ UDP明朝 Medium" w:hint="eastAsia"/>
            <w:sz w:val="22"/>
          </w:rPr>
          <w:delText>にて</w:delText>
        </w:r>
        <w:r w:rsidR="00F571AB" w:rsidDel="002B756F">
          <w:rPr>
            <w:rFonts w:ascii="BIZ UDP明朝 Medium" w:eastAsia="BIZ UDP明朝 Medium" w:hAnsi="BIZ UDP明朝 Medium" w:hint="eastAsia"/>
            <w:sz w:val="22"/>
          </w:rPr>
          <w:delText>甲が乙に</w:delText>
        </w:r>
        <w:r w:rsidR="00540DD9" w:rsidDel="002B756F">
          <w:rPr>
            <w:rFonts w:ascii="BIZ UDP明朝 Medium" w:eastAsia="BIZ UDP明朝 Medium" w:hAnsi="BIZ UDP明朝 Medium" w:hint="eastAsia"/>
            <w:sz w:val="22"/>
          </w:rPr>
          <w:delText>支払いを</w:delText>
        </w:r>
        <w:r w:rsidR="00442BB9" w:rsidDel="002B756F">
          <w:rPr>
            <w:rFonts w:ascii="BIZ UDP明朝 Medium" w:eastAsia="BIZ UDP明朝 Medium" w:hAnsi="BIZ UDP明朝 Medium" w:hint="eastAsia"/>
            <w:sz w:val="22"/>
          </w:rPr>
          <w:delText>するものとする。</w:delText>
        </w:r>
        <w:r w:rsidR="007C3ED9" w:rsidDel="002B756F">
          <w:rPr>
            <w:rFonts w:ascii="BIZ UDP明朝 Medium" w:eastAsia="BIZ UDP明朝 Medium" w:hAnsi="BIZ UDP明朝 Medium" w:hint="eastAsia"/>
            <w:sz w:val="22"/>
          </w:rPr>
          <w:delText>万が一、支払いが遅延した場合は、延滞日数に応じ年率</w:delText>
        </w:r>
        <w:r w:rsidR="007C3ED9" w:rsidRPr="0080527E" w:rsidDel="002B756F">
          <w:rPr>
            <w:rFonts w:ascii="BIZ UDP明朝 Medium" w:eastAsia="BIZ UDP明朝 Medium" w:hAnsi="BIZ UDP明朝 Medium" w:hint="eastAsia"/>
            <w:sz w:val="22"/>
          </w:rPr>
          <w:delText>6</w:delText>
        </w:r>
        <w:r w:rsidR="007C3ED9" w:rsidDel="002B756F">
          <w:rPr>
            <w:rFonts w:ascii="BIZ UDP明朝 Medium" w:eastAsia="BIZ UDP明朝 Medium" w:hAnsi="BIZ UDP明朝 Medium" w:hint="eastAsia"/>
            <w:sz w:val="22"/>
          </w:rPr>
          <w:delText>%の遅延損害金を加算するものとする。</w:delText>
        </w:r>
      </w:del>
    </w:p>
    <w:p w14:paraId="1A836295" w14:textId="77777777" w:rsidR="009A2B9B" w:rsidRPr="00540DD9" w:rsidRDefault="009A2B9B" w:rsidP="00FA5EA7">
      <w:pPr>
        <w:rPr>
          <w:rFonts w:ascii="BIZ UDP明朝 Medium" w:eastAsia="BIZ UDP明朝 Medium" w:hAnsi="BIZ UDP明朝 Medium"/>
          <w:sz w:val="22"/>
        </w:rPr>
      </w:pPr>
    </w:p>
    <w:p w14:paraId="3D69A7C0" w14:textId="77777777"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第６条（内装・什器）</w:t>
      </w:r>
    </w:p>
    <w:p w14:paraId="79B941E7" w14:textId="51FF5265"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本施設内の内装、設備及び什器のうち、机、いす、キャビネットその他事務用品及び事務機器は甲の負担で設置し、それ以外の内装、設備及び什器については、乙の負担で設置するものとする。</w:t>
      </w:r>
    </w:p>
    <w:p w14:paraId="607FC5D2" w14:textId="3169E443"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２　本施設における、電話回線、インターネット回線その他ネットワーク</w:t>
      </w:r>
      <w:r w:rsidR="007C3ED9">
        <w:rPr>
          <w:rFonts w:ascii="BIZ UDP明朝 Medium" w:eastAsia="BIZ UDP明朝 Medium" w:hAnsi="BIZ UDP明朝 Medium" w:hint="eastAsia"/>
          <w:sz w:val="22"/>
        </w:rPr>
        <w:t>回線</w:t>
      </w:r>
      <w:r>
        <w:rPr>
          <w:rFonts w:ascii="BIZ UDP明朝 Medium" w:eastAsia="BIZ UDP明朝 Medium" w:hAnsi="BIZ UDP明朝 Medium"/>
          <w:sz w:val="22"/>
        </w:rPr>
        <w:t>は、甲が甲の負担により設置するものとする。</w:t>
      </w:r>
    </w:p>
    <w:p w14:paraId="20D4F9FC" w14:textId="77777777" w:rsidR="009A2B9B" w:rsidRDefault="009A2B9B" w:rsidP="00FA5EA7">
      <w:pPr>
        <w:rPr>
          <w:rFonts w:ascii="BIZ UDP明朝 Medium" w:eastAsia="BIZ UDP明朝 Medium" w:hAnsi="BIZ UDP明朝 Medium"/>
          <w:sz w:val="22"/>
        </w:rPr>
      </w:pPr>
    </w:p>
    <w:p w14:paraId="2586F338" w14:textId="77777777"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第７条（本施設の修繕）</w:t>
      </w:r>
    </w:p>
    <w:p w14:paraId="79E60116" w14:textId="62ECAD6F"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乙は、甲及び乙が本施設を</w:t>
      </w:r>
      <w:r w:rsidR="007C3ED9">
        <w:rPr>
          <w:rFonts w:ascii="BIZ UDP明朝 Medium" w:eastAsia="BIZ UDP明朝 Medium" w:hAnsi="BIZ UDP明朝 Medium" w:hint="eastAsia"/>
          <w:sz w:val="22"/>
        </w:rPr>
        <w:t>使用</w:t>
      </w:r>
      <w:r>
        <w:rPr>
          <w:rFonts w:ascii="BIZ UDP明朝 Medium" w:eastAsia="BIZ UDP明朝 Medium" w:hAnsi="BIZ UDP明朝 Medium"/>
          <w:sz w:val="22"/>
        </w:rPr>
        <w:t>するにあたって必要な修繕をする義務を負う。ただし、</w:t>
      </w:r>
      <w:ins w:id="38" w:author="uhlkatsura" w:date="2026-03-28T12:16:00Z">
        <w:r w:rsidR="00EF174B" w:rsidRPr="00EF174B">
          <w:rPr>
            <w:rFonts w:ascii="BIZ UDP明朝 Medium" w:eastAsia="BIZ UDP明朝 Medium" w:hAnsi="BIZ UDP明朝 Medium"/>
            <w:sz w:val="22"/>
          </w:rPr>
          <w:t>甲の故意または過失による損傷</w:t>
        </w:r>
      </w:ins>
      <w:ins w:id="39" w:author="uhlkatsura" w:date="2026-03-28T12:16:00Z" w16du:dateUtc="2026-03-28T03:16:00Z">
        <w:r w:rsidR="00EF174B">
          <w:rPr>
            <w:rFonts w:ascii="BIZ UDP明朝 Medium" w:eastAsia="BIZ UDP明朝 Medium" w:hAnsi="BIZ UDP明朝 Medium" w:hint="eastAsia"/>
            <w:sz w:val="22"/>
          </w:rPr>
          <w:t>並びに</w:t>
        </w:r>
      </w:ins>
      <w:r>
        <w:rPr>
          <w:rFonts w:ascii="BIZ UDP明朝 Medium" w:eastAsia="BIZ UDP明朝 Medium" w:hAnsi="BIZ UDP明朝 Medium"/>
          <w:sz w:val="22"/>
        </w:rPr>
        <w:t>甲が甲の負担により設置した内装及び什器についてはこの限りでは</w:t>
      </w:r>
      <w:commentRangeStart w:id="40"/>
      <w:r>
        <w:rPr>
          <w:rFonts w:ascii="BIZ UDP明朝 Medium" w:eastAsia="BIZ UDP明朝 Medium" w:hAnsi="BIZ UDP明朝 Medium"/>
          <w:sz w:val="22"/>
        </w:rPr>
        <w:t>ない</w:t>
      </w:r>
      <w:commentRangeEnd w:id="40"/>
      <w:r w:rsidR="00AB0477">
        <w:rPr>
          <w:rStyle w:val="af"/>
          <w:rFonts w:ascii="BIZ UDP明朝 Medium" w:eastAsia="BIZ UDP明朝 Medium" w:hAnsi="BIZ UDP明朝 Medium"/>
          <w:sz w:val="22"/>
          <w:szCs w:val="22"/>
        </w:rPr>
        <w:commentReference w:id="40"/>
      </w:r>
      <w:r>
        <w:rPr>
          <w:rFonts w:ascii="BIZ UDP明朝 Medium" w:eastAsia="BIZ UDP明朝 Medium" w:hAnsi="BIZ UDP明朝 Medium"/>
          <w:sz w:val="22"/>
        </w:rPr>
        <w:t>。</w:t>
      </w:r>
    </w:p>
    <w:p w14:paraId="07C49B30" w14:textId="77777777" w:rsidR="009A2B9B" w:rsidRDefault="009A2B9B" w:rsidP="00FA5EA7">
      <w:pPr>
        <w:rPr>
          <w:rFonts w:ascii="BIZ UDP明朝 Medium" w:eastAsia="BIZ UDP明朝 Medium" w:hAnsi="BIZ UDP明朝 Medium"/>
          <w:sz w:val="22"/>
        </w:rPr>
      </w:pPr>
    </w:p>
    <w:p w14:paraId="3399D116" w14:textId="77777777" w:rsidR="003A2C20" w:rsidRDefault="005D0CD2" w:rsidP="00FA5EA7">
      <w:pPr>
        <w:rPr>
          <w:ins w:id="41" w:author="uhlkatsura" w:date="2026-03-28T11:21:00Z" w16du:dateUtc="2026-03-28T02:21:00Z"/>
          <w:rFonts w:ascii="BIZ UDP明朝 Medium" w:eastAsia="BIZ UDP明朝 Medium" w:hAnsi="BIZ UDP明朝 Medium"/>
          <w:sz w:val="22"/>
        </w:rPr>
      </w:pPr>
      <w:r w:rsidRPr="003A2C20">
        <w:rPr>
          <w:rFonts w:ascii="BIZ UDP明朝 Medium" w:eastAsia="BIZ UDP明朝 Medium" w:hAnsi="BIZ UDP明朝 Medium"/>
          <w:sz w:val="22"/>
          <w:rPrChange w:id="42" w:author="uhlkatsura" w:date="2026-03-28T11:21:00Z" w16du:dateUtc="2026-03-28T02:21:00Z">
            <w:rPr>
              <w:rFonts w:ascii="BIZ UDP明朝 Medium" w:eastAsia="BIZ UDP明朝 Medium" w:hAnsi="BIZ UDP明朝 Medium"/>
              <w:color w:val="EE0000"/>
              <w:sz w:val="22"/>
            </w:rPr>
          </w:rPrChange>
        </w:rPr>
        <w:t>第８条（保険）</w:t>
      </w:r>
    </w:p>
    <w:p w14:paraId="1C822D06" w14:textId="5D152E83" w:rsidR="005D0CD2" w:rsidRPr="003A2C20" w:rsidDel="003A2C20" w:rsidRDefault="00B16885" w:rsidP="00FA5EA7">
      <w:pPr>
        <w:rPr>
          <w:del w:id="43" w:author="uhlkatsura" w:date="2026-03-28T11:29:00Z" w16du:dateUtc="2026-03-28T02:29:00Z"/>
          <w:rFonts w:ascii="BIZ UDP明朝 Medium" w:eastAsia="BIZ UDP明朝 Medium" w:hAnsi="BIZ UDP明朝 Medium"/>
          <w:sz w:val="22"/>
          <w:rPrChange w:id="44" w:author="uhlkatsura" w:date="2026-03-28T11:21:00Z" w16du:dateUtc="2026-03-28T02:21:00Z">
            <w:rPr>
              <w:del w:id="45" w:author="uhlkatsura" w:date="2026-03-28T11:29:00Z" w16du:dateUtc="2026-03-28T02:29:00Z"/>
              <w:rFonts w:ascii="BIZ UDP明朝 Medium" w:eastAsia="BIZ UDP明朝 Medium" w:hAnsi="BIZ UDP明朝 Medium"/>
              <w:color w:val="EE0000"/>
              <w:sz w:val="22"/>
            </w:rPr>
          </w:rPrChange>
        </w:rPr>
      </w:pPr>
      <w:del w:id="46" w:author="uhlkatsura" w:date="2026-03-28T11:29:00Z" w16du:dateUtc="2026-03-28T02:29:00Z">
        <w:r w:rsidRPr="003A2C20" w:rsidDel="003A2C20">
          <w:rPr>
            <w:rFonts w:ascii="BIZ UDP明朝 Medium" w:eastAsia="BIZ UDP明朝 Medium" w:hAnsi="BIZ UDP明朝 Medium" w:hint="eastAsia"/>
            <w:sz w:val="22"/>
            <w:rPrChange w:id="47" w:author="uhlkatsura" w:date="2026-03-28T11:21:00Z" w16du:dateUtc="2026-03-28T02:21:00Z">
              <w:rPr>
                <w:rFonts w:ascii="BIZ UDP明朝 Medium" w:eastAsia="BIZ UDP明朝 Medium" w:hAnsi="BIZ UDP明朝 Medium" w:hint="eastAsia"/>
                <w:color w:val="EE0000"/>
                <w:sz w:val="22"/>
              </w:rPr>
            </w:rPrChange>
          </w:rPr>
          <w:delText>建物に関する保険は乙、建物内で甲の商品・備品を含まない場合の記述は下記のままでよいか？</w:delText>
        </w:r>
      </w:del>
    </w:p>
    <w:p w14:paraId="4905F594" w14:textId="6068623E" w:rsidR="005D0CD2" w:rsidRDefault="00540DD9" w:rsidP="00FA5EA7">
      <w:pPr>
        <w:rPr>
          <w:rFonts w:ascii="BIZ UDP明朝 Medium" w:eastAsia="BIZ UDP明朝 Medium" w:hAnsi="BIZ UDP明朝 Medium"/>
          <w:sz w:val="22"/>
        </w:rPr>
      </w:pPr>
      <w:r>
        <w:rPr>
          <w:rFonts w:ascii="BIZ UDP明朝 Medium" w:eastAsia="BIZ UDP明朝 Medium" w:hAnsi="BIZ UDP明朝 Medium" w:hint="eastAsia"/>
          <w:sz w:val="22"/>
        </w:rPr>
        <w:t>乙は、</w:t>
      </w:r>
      <w:r w:rsidR="005D0CD2">
        <w:rPr>
          <w:rFonts w:ascii="BIZ UDP明朝 Medium" w:eastAsia="BIZ UDP明朝 Medium" w:hAnsi="BIZ UDP明朝 Medium"/>
          <w:sz w:val="22"/>
        </w:rPr>
        <w:t>本施設</w:t>
      </w:r>
      <w:ins w:id="48" w:author="uhlkatsura" w:date="2026-03-28T11:21:00Z" w16du:dateUtc="2026-03-28T02:21:00Z">
        <w:r w:rsidR="003A2C20">
          <w:rPr>
            <w:rFonts w:ascii="BIZ UDP明朝 Medium" w:eastAsia="BIZ UDP明朝 Medium" w:hAnsi="BIZ UDP明朝 Medium" w:hint="eastAsia"/>
            <w:sz w:val="22"/>
          </w:rPr>
          <w:t>をカバーする</w:t>
        </w:r>
      </w:ins>
      <w:del w:id="49" w:author="uhlkatsura" w:date="2026-03-28T11:21:00Z" w16du:dateUtc="2026-03-28T02:21:00Z">
        <w:r w:rsidR="005D0CD2" w:rsidDel="003A2C20">
          <w:rPr>
            <w:rFonts w:ascii="BIZ UDP明朝 Medium" w:eastAsia="BIZ UDP明朝 Medium" w:hAnsi="BIZ UDP明朝 Medium"/>
            <w:sz w:val="22"/>
          </w:rPr>
          <w:delText>に関する</w:delText>
        </w:r>
      </w:del>
      <w:r w:rsidR="005D0CD2">
        <w:rPr>
          <w:rFonts w:ascii="BIZ UDP明朝 Medium" w:eastAsia="BIZ UDP明朝 Medium" w:hAnsi="BIZ UDP明朝 Medium"/>
          <w:sz w:val="22"/>
        </w:rPr>
        <w:t>火災保険</w:t>
      </w:r>
      <w:ins w:id="50" w:author="uhlkatsura" w:date="2026-03-28T11:21:00Z" w16du:dateUtc="2026-03-28T02:21:00Z">
        <w:r w:rsidR="003A2C20">
          <w:rPr>
            <w:rFonts w:ascii="BIZ UDP明朝 Medium" w:eastAsia="BIZ UDP明朝 Medium" w:hAnsi="BIZ UDP明朝 Medium" w:hint="eastAsia"/>
            <w:sz w:val="22"/>
          </w:rPr>
          <w:t>に</w:t>
        </w:r>
      </w:ins>
      <w:del w:id="51" w:author="uhlkatsura" w:date="2026-03-28T11:21:00Z" w16du:dateUtc="2026-03-28T02:21:00Z">
        <w:r w:rsidDel="003A2C20">
          <w:rPr>
            <w:rFonts w:ascii="BIZ UDP明朝 Medium" w:eastAsia="BIZ UDP明朝 Medium" w:hAnsi="BIZ UDP明朝 Medium" w:hint="eastAsia"/>
            <w:sz w:val="22"/>
          </w:rPr>
          <w:delText>の</w:delText>
        </w:r>
      </w:del>
      <w:r w:rsidR="00167240">
        <w:rPr>
          <w:rFonts w:ascii="BIZ UDP明朝 Medium" w:eastAsia="BIZ UDP明朝 Medium" w:hAnsi="BIZ UDP明朝 Medium" w:hint="eastAsia"/>
          <w:sz w:val="22"/>
        </w:rPr>
        <w:t>加入するものとする。</w:t>
      </w:r>
      <w:ins w:id="52" w:author="uhlkatsura" w:date="2026-03-28T11:23:00Z" w16du:dateUtc="2026-03-28T02:23:00Z">
        <w:r w:rsidR="003A2C20">
          <w:rPr>
            <w:rFonts w:ascii="BIZ UDP明朝 Medium" w:eastAsia="BIZ UDP明朝 Medium" w:hAnsi="BIZ UDP明朝 Medium" w:hint="eastAsia"/>
            <w:sz w:val="22"/>
          </w:rPr>
          <w:t>ただし、</w:t>
        </w:r>
      </w:ins>
      <w:del w:id="53" w:author="uhlkatsura" w:date="2026-03-28T11:22:00Z" w16du:dateUtc="2026-03-28T02:22:00Z">
        <w:r w:rsidR="00167240" w:rsidDel="003A2C20">
          <w:rPr>
            <w:rFonts w:ascii="BIZ UDP明朝 Medium" w:eastAsia="BIZ UDP明朝 Medium" w:hAnsi="BIZ UDP明朝 Medium" w:hint="eastAsia"/>
            <w:sz w:val="22"/>
          </w:rPr>
          <w:delText>また、</w:delText>
        </w:r>
      </w:del>
      <w:ins w:id="54" w:author="uhlkatsura" w:date="2026-03-28T11:22:00Z" w16du:dateUtc="2026-03-28T02:22:00Z">
        <w:r w:rsidR="003A2C20">
          <w:rPr>
            <w:rFonts w:ascii="BIZ UDP明朝 Medium" w:eastAsia="BIZ UDP明朝 Medium" w:hAnsi="BIZ UDP明朝 Medium" w:hint="eastAsia"/>
            <w:sz w:val="22"/>
          </w:rPr>
          <w:t>甲の占有する衣類等</w:t>
        </w:r>
      </w:ins>
      <w:ins w:id="55" w:author="uhlkatsura" w:date="2026-03-28T11:23:00Z" w16du:dateUtc="2026-03-28T02:23:00Z">
        <w:r w:rsidR="003A2C20">
          <w:rPr>
            <w:rFonts w:ascii="BIZ UDP明朝 Medium" w:eastAsia="BIZ UDP明朝 Medium" w:hAnsi="BIZ UDP明朝 Medium" w:hint="eastAsia"/>
            <w:sz w:val="22"/>
          </w:rPr>
          <w:t>及び第６条により甲が設置した物件</w:t>
        </w:r>
      </w:ins>
      <w:ins w:id="56" w:author="uhlkatsura" w:date="2026-03-28T11:29:00Z" w16du:dateUtc="2026-03-28T02:29:00Z">
        <w:r w:rsidR="003A2C20">
          <w:rPr>
            <w:rFonts w:ascii="BIZ UDP明朝 Medium" w:eastAsia="BIZ UDP明朝 Medium" w:hAnsi="BIZ UDP明朝 Medium" w:hint="eastAsia"/>
            <w:sz w:val="22"/>
          </w:rPr>
          <w:t>は</w:t>
        </w:r>
      </w:ins>
      <w:ins w:id="57" w:author="uhlkatsura" w:date="2026-03-28T11:30:00Z" w16du:dateUtc="2026-03-28T02:30:00Z">
        <w:r w:rsidR="003A2C20">
          <w:rPr>
            <w:rFonts w:ascii="BIZ UDP明朝 Medium" w:eastAsia="BIZ UDP明朝 Medium" w:hAnsi="BIZ UDP明朝 Medium" w:hint="eastAsia"/>
            <w:sz w:val="22"/>
          </w:rPr>
          <w:t>乙加入</w:t>
        </w:r>
      </w:ins>
      <w:ins w:id="58" w:author="uhlkatsura" w:date="2026-03-28T11:24:00Z" w16du:dateUtc="2026-03-28T02:24:00Z">
        <w:r w:rsidR="003A2C20">
          <w:rPr>
            <w:rFonts w:ascii="BIZ UDP明朝 Medium" w:eastAsia="BIZ UDP明朝 Medium" w:hAnsi="BIZ UDP明朝 Medium" w:hint="eastAsia"/>
            <w:sz w:val="22"/>
          </w:rPr>
          <w:t>保険</w:t>
        </w:r>
      </w:ins>
      <w:ins w:id="59" w:author="uhlkatsura" w:date="2026-03-28T11:30:00Z" w16du:dateUtc="2026-03-28T02:30:00Z">
        <w:r w:rsidR="003A2C20">
          <w:rPr>
            <w:rFonts w:ascii="BIZ UDP明朝 Medium" w:eastAsia="BIZ UDP明朝 Medium" w:hAnsi="BIZ UDP明朝 Medium" w:hint="eastAsia"/>
            <w:sz w:val="22"/>
          </w:rPr>
          <w:t>の対象外とし、</w:t>
        </w:r>
      </w:ins>
      <w:ins w:id="60" w:author="uhlkatsura" w:date="2026-03-28T11:24:00Z" w16du:dateUtc="2026-03-28T02:24:00Z">
        <w:r w:rsidR="003A2C20">
          <w:rPr>
            <w:rFonts w:ascii="BIZ UDP明朝 Medium" w:eastAsia="BIZ UDP明朝 Medium" w:hAnsi="BIZ UDP明朝 Medium" w:hint="eastAsia"/>
            <w:sz w:val="22"/>
          </w:rPr>
          <w:t>それらについて</w:t>
        </w:r>
      </w:ins>
      <w:del w:id="61" w:author="uhlkatsura" w:date="2026-03-28T11:24:00Z" w16du:dateUtc="2026-03-28T02:24:00Z">
        <w:r w:rsidR="005D0CD2" w:rsidDel="003A2C20">
          <w:rPr>
            <w:rFonts w:ascii="BIZ UDP明朝 Medium" w:eastAsia="BIZ UDP明朝 Medium" w:hAnsi="BIZ UDP明朝 Medium"/>
            <w:sz w:val="22"/>
          </w:rPr>
          <w:delText>その他保険は、</w:delText>
        </w:r>
      </w:del>
      <w:ins w:id="62" w:author="uhlkatsura" w:date="2026-03-28T11:24:00Z" w16du:dateUtc="2026-03-28T02:24:00Z">
        <w:r w:rsidR="003A2C20">
          <w:rPr>
            <w:rFonts w:ascii="BIZ UDP明朝 Medium" w:eastAsia="BIZ UDP明朝 Medium" w:hAnsi="BIZ UDP明朝 Medium" w:hint="eastAsia"/>
            <w:sz w:val="22"/>
          </w:rPr>
          <w:t>は、</w:t>
        </w:r>
      </w:ins>
      <w:r w:rsidR="00167240">
        <w:rPr>
          <w:rFonts w:ascii="BIZ UDP明朝 Medium" w:eastAsia="BIZ UDP明朝 Medium" w:hAnsi="BIZ UDP明朝 Medium" w:hint="eastAsia"/>
          <w:sz w:val="22"/>
        </w:rPr>
        <w:t>甲</w:t>
      </w:r>
      <w:r w:rsidR="005D0CD2">
        <w:rPr>
          <w:rFonts w:ascii="BIZ UDP明朝 Medium" w:eastAsia="BIZ UDP明朝 Medium" w:hAnsi="BIZ UDP明朝 Medium"/>
          <w:sz w:val="22"/>
        </w:rPr>
        <w:t>が</w:t>
      </w:r>
      <w:r w:rsidR="00167240">
        <w:rPr>
          <w:rFonts w:ascii="BIZ UDP明朝 Medium" w:eastAsia="BIZ UDP明朝 Medium" w:hAnsi="BIZ UDP明朝 Medium" w:hint="eastAsia"/>
          <w:sz w:val="22"/>
        </w:rPr>
        <w:t>甲</w:t>
      </w:r>
      <w:r w:rsidR="005D0CD2">
        <w:rPr>
          <w:rFonts w:ascii="BIZ UDP明朝 Medium" w:eastAsia="BIZ UDP明朝 Medium" w:hAnsi="BIZ UDP明朝 Medium"/>
          <w:sz w:val="22"/>
        </w:rPr>
        <w:t>の負担において</w:t>
      </w:r>
      <w:ins w:id="63" w:author="uhlkatsura" w:date="2026-03-28T11:30:00Z" w16du:dateUtc="2026-03-28T02:30:00Z">
        <w:r w:rsidR="003A2C20">
          <w:rPr>
            <w:rFonts w:ascii="BIZ UDP明朝 Medium" w:eastAsia="BIZ UDP明朝 Medium" w:hAnsi="BIZ UDP明朝 Medium" w:hint="eastAsia"/>
            <w:sz w:val="22"/>
          </w:rPr>
          <w:t>別途</w:t>
        </w:r>
      </w:ins>
      <w:ins w:id="64" w:author="uhlkatsura" w:date="2026-03-28T11:24:00Z" w16du:dateUtc="2026-03-28T02:24:00Z">
        <w:r w:rsidR="003A2C20">
          <w:rPr>
            <w:rFonts w:ascii="BIZ UDP明朝 Medium" w:eastAsia="BIZ UDP明朝 Medium" w:hAnsi="BIZ UDP明朝 Medium" w:hint="eastAsia"/>
            <w:sz w:val="22"/>
          </w:rPr>
          <w:t>保険に</w:t>
        </w:r>
      </w:ins>
      <w:r w:rsidR="005D0CD2">
        <w:rPr>
          <w:rFonts w:ascii="BIZ UDP明朝 Medium" w:eastAsia="BIZ UDP明朝 Medium" w:hAnsi="BIZ UDP明朝 Medium"/>
          <w:sz w:val="22"/>
        </w:rPr>
        <w:t>加入するものと</w:t>
      </w:r>
      <w:commentRangeStart w:id="65"/>
      <w:r w:rsidR="005D0CD2">
        <w:rPr>
          <w:rFonts w:ascii="BIZ UDP明朝 Medium" w:eastAsia="BIZ UDP明朝 Medium" w:hAnsi="BIZ UDP明朝 Medium"/>
          <w:sz w:val="22"/>
        </w:rPr>
        <w:t>する</w:t>
      </w:r>
      <w:commentRangeEnd w:id="65"/>
      <w:r w:rsidR="004F1DFB">
        <w:rPr>
          <w:rStyle w:val="af"/>
          <w:rFonts w:ascii="BIZ UDP明朝 Medium" w:eastAsia="BIZ UDP明朝 Medium" w:hAnsi="BIZ UDP明朝 Medium"/>
          <w:sz w:val="22"/>
          <w:szCs w:val="22"/>
        </w:rPr>
        <w:commentReference w:id="65"/>
      </w:r>
      <w:r w:rsidR="005D0CD2">
        <w:rPr>
          <w:rFonts w:ascii="BIZ UDP明朝 Medium" w:eastAsia="BIZ UDP明朝 Medium" w:hAnsi="BIZ UDP明朝 Medium"/>
          <w:sz w:val="22"/>
        </w:rPr>
        <w:t>。</w:t>
      </w:r>
    </w:p>
    <w:p w14:paraId="04AB03AA" w14:textId="77777777" w:rsidR="009A2B9B" w:rsidRDefault="009A2B9B" w:rsidP="00FA5EA7">
      <w:pPr>
        <w:rPr>
          <w:rFonts w:ascii="BIZ UDP明朝 Medium" w:eastAsia="BIZ UDP明朝 Medium" w:hAnsi="BIZ UDP明朝 Medium"/>
          <w:sz w:val="22"/>
        </w:rPr>
      </w:pPr>
    </w:p>
    <w:p w14:paraId="2FB83C84" w14:textId="77777777"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第９条（本契約の解除）</w:t>
      </w:r>
    </w:p>
    <w:p w14:paraId="0E51D140" w14:textId="74345EFE"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甲乙いずれかが次に該当した場合は、相手方は、催告を行う事なく、ただちに本契約を解除することができるものとする。ただし解除された相手方は損害賠償を請求することができない。</w:t>
      </w:r>
    </w:p>
    <w:p w14:paraId="73D52BE2" w14:textId="2FB0E223" w:rsidR="005D0CD2" w:rsidRPr="007C3ED9" w:rsidRDefault="005D0CD2" w:rsidP="007C3ED9">
      <w:pPr>
        <w:pStyle w:val="a9"/>
        <w:numPr>
          <w:ilvl w:val="0"/>
          <w:numId w:val="3"/>
        </w:numPr>
        <w:ind w:leftChars="0"/>
        <w:rPr>
          <w:rFonts w:ascii="BIZ UDP明朝 Medium" w:eastAsia="BIZ UDP明朝 Medium" w:hAnsi="BIZ UDP明朝 Medium"/>
          <w:sz w:val="22"/>
        </w:rPr>
      </w:pPr>
      <w:r w:rsidRPr="007C3ED9">
        <w:rPr>
          <w:rFonts w:ascii="BIZ UDP明朝 Medium" w:eastAsia="BIZ UDP明朝 Medium" w:hAnsi="BIZ UDP明朝 Medium" w:hint="eastAsia"/>
          <w:sz w:val="22"/>
        </w:rPr>
        <w:t>本契約に違反又は債務不履行があったとき</w:t>
      </w:r>
    </w:p>
    <w:p w14:paraId="496F0C16" w14:textId="77777777" w:rsidR="005C2733" w:rsidRDefault="005D0CD2" w:rsidP="005C2733">
      <w:pPr>
        <w:ind w:left="220" w:hangingChars="100" w:hanging="220"/>
        <w:rPr>
          <w:rFonts w:ascii="BIZ UDP明朝 Medium" w:eastAsia="BIZ UDP明朝 Medium" w:hAnsi="BIZ UDP明朝 Medium"/>
          <w:sz w:val="22"/>
        </w:rPr>
      </w:pPr>
      <w:r>
        <w:rPr>
          <w:rFonts w:ascii="BIZ UDP明朝 Medium" w:eastAsia="BIZ UDP明朝 Medium" w:hAnsi="BIZ UDP明朝 Medium" w:hint="eastAsia"/>
          <w:sz w:val="22"/>
        </w:rPr>
        <w:t>②</w:t>
      </w:r>
      <w:r w:rsidR="005C2733">
        <w:rPr>
          <w:rFonts w:ascii="BIZ UDP明朝 Medium" w:eastAsia="BIZ UDP明朝 Medium" w:hAnsi="BIZ UDP明朝 Medium" w:hint="eastAsia"/>
          <w:sz w:val="22"/>
        </w:rPr>
        <w:t xml:space="preserve"> </w:t>
      </w:r>
      <w:r>
        <w:rPr>
          <w:rFonts w:ascii="BIZ UDP明朝 Medium" w:eastAsia="BIZ UDP明朝 Medium" w:hAnsi="BIZ UDP明朝 Medium" w:hint="eastAsia"/>
          <w:sz w:val="22"/>
        </w:rPr>
        <w:t>仮差押、仮処分等保全処分の申立を受け、これが経済的信用の低下に基づくものと認められたとき、更に強制執行、不動産競売の申立、滞納処分を受けたとき、破産、民事再生、会社更生、特別清算の申立があったとき、又はその恐れがあると認められたとき</w:t>
      </w:r>
    </w:p>
    <w:p w14:paraId="58B24530" w14:textId="02084064" w:rsidR="005D0CD2" w:rsidRPr="005C2733" w:rsidRDefault="005D0CD2" w:rsidP="005C2733">
      <w:pPr>
        <w:pStyle w:val="a9"/>
        <w:numPr>
          <w:ilvl w:val="0"/>
          <w:numId w:val="4"/>
        </w:numPr>
        <w:ind w:leftChars="0"/>
        <w:rPr>
          <w:rFonts w:ascii="BIZ UDP明朝 Medium" w:eastAsia="BIZ UDP明朝 Medium" w:hAnsi="BIZ UDP明朝 Medium"/>
          <w:sz w:val="22"/>
        </w:rPr>
      </w:pPr>
      <w:r w:rsidRPr="005C2733">
        <w:rPr>
          <w:rFonts w:ascii="BIZ UDP明朝 Medium" w:eastAsia="BIZ UDP明朝 Medium" w:hAnsi="BIZ UDP明朝 Medium" w:hint="eastAsia"/>
          <w:sz w:val="22"/>
        </w:rPr>
        <w:t>相手方の信用を傷つけ、若しくは顧客の利益に反し、又はその恐れがあると認められたとき</w:t>
      </w:r>
    </w:p>
    <w:p w14:paraId="4A152232" w14:textId="119AE1B8" w:rsidR="005D0CD2" w:rsidRPr="005C2733" w:rsidRDefault="005D0CD2" w:rsidP="005C2733">
      <w:pPr>
        <w:pStyle w:val="a9"/>
        <w:numPr>
          <w:ilvl w:val="0"/>
          <w:numId w:val="4"/>
        </w:numPr>
        <w:ind w:leftChars="0"/>
        <w:rPr>
          <w:rFonts w:ascii="BIZ UDP明朝 Medium" w:eastAsia="BIZ UDP明朝 Medium" w:hAnsi="BIZ UDP明朝 Medium"/>
          <w:sz w:val="22"/>
        </w:rPr>
      </w:pPr>
      <w:r w:rsidRPr="005C2733">
        <w:rPr>
          <w:rFonts w:ascii="BIZ UDP明朝 Medium" w:eastAsia="BIZ UDP明朝 Medium" w:hAnsi="BIZ UDP明朝 Medium" w:hint="eastAsia"/>
          <w:sz w:val="22"/>
        </w:rPr>
        <w:t>関連法規・規定に違反したとき</w:t>
      </w:r>
    </w:p>
    <w:p w14:paraId="27CDB740" w14:textId="12F11B5E" w:rsidR="005D0CD2" w:rsidRPr="005C2733" w:rsidRDefault="005D0CD2" w:rsidP="005C2733">
      <w:pPr>
        <w:pStyle w:val="a9"/>
        <w:numPr>
          <w:ilvl w:val="0"/>
          <w:numId w:val="4"/>
        </w:numPr>
        <w:ind w:leftChars="0"/>
        <w:rPr>
          <w:rFonts w:ascii="BIZ UDP明朝 Medium" w:eastAsia="BIZ UDP明朝 Medium" w:hAnsi="BIZ UDP明朝 Medium"/>
          <w:sz w:val="22"/>
        </w:rPr>
      </w:pPr>
      <w:r w:rsidRPr="005C2733">
        <w:rPr>
          <w:rFonts w:ascii="BIZ UDP明朝 Medium" w:eastAsia="BIZ UDP明朝 Medium" w:hAnsi="BIZ UDP明朝 Medium" w:hint="eastAsia"/>
          <w:sz w:val="22"/>
        </w:rPr>
        <w:t>犯罪その他の不法行為により相手方の信用を失墜させた</w:t>
      </w:r>
      <w:ins w:id="66" w:author="uhlkatsura" w:date="2026-03-28T12:17:00Z" w16du:dateUtc="2026-03-28T03:17:00Z">
        <w:r w:rsidR="00EF174B">
          <w:rPr>
            <w:rFonts w:ascii="BIZ UDP明朝 Medium" w:eastAsia="BIZ UDP明朝 Medium" w:hAnsi="BIZ UDP明朝 Medium" w:hint="eastAsia"/>
            <w:sz w:val="22"/>
          </w:rPr>
          <w:t>とき</w:t>
        </w:r>
      </w:ins>
      <w:del w:id="67" w:author="uhlkatsura" w:date="2026-03-28T12:17:00Z" w16du:dateUtc="2026-03-28T03:17:00Z">
        <w:r w:rsidRPr="005C2733" w:rsidDel="00EF174B">
          <w:rPr>
            <w:rFonts w:ascii="BIZ UDP明朝 Medium" w:eastAsia="BIZ UDP明朝 Medium" w:hAnsi="BIZ UDP明朝 Medium" w:hint="eastAsia"/>
            <w:sz w:val="22"/>
          </w:rPr>
          <w:delText>場合</w:delText>
        </w:r>
      </w:del>
    </w:p>
    <w:p w14:paraId="19FBD8FC" w14:textId="41151115" w:rsidR="005D0CD2" w:rsidRPr="005C2733" w:rsidRDefault="005D0CD2" w:rsidP="005C2733">
      <w:pPr>
        <w:pStyle w:val="a9"/>
        <w:numPr>
          <w:ilvl w:val="0"/>
          <w:numId w:val="4"/>
        </w:numPr>
        <w:ind w:leftChars="0"/>
        <w:rPr>
          <w:rFonts w:ascii="BIZ UDP明朝 Medium" w:eastAsia="BIZ UDP明朝 Medium" w:hAnsi="BIZ UDP明朝 Medium"/>
          <w:sz w:val="22"/>
        </w:rPr>
      </w:pPr>
      <w:r w:rsidRPr="005C2733">
        <w:rPr>
          <w:rFonts w:ascii="BIZ UDP明朝 Medium" w:eastAsia="BIZ UDP明朝 Medium" w:hAnsi="BIZ UDP明朝 Medium" w:hint="eastAsia"/>
          <w:sz w:val="22"/>
        </w:rPr>
        <w:lastRenderedPageBreak/>
        <w:t>暴力団等の反社会的勢力と関わりがあるとき又はそれが</w:t>
      </w:r>
      <w:r w:rsidRPr="005C2733">
        <w:rPr>
          <w:rFonts w:ascii="BIZ UDP明朝 Medium" w:eastAsia="BIZ UDP明朝 Medium" w:hAnsi="BIZ UDP明朝 Medium"/>
          <w:sz w:val="22"/>
        </w:rPr>
        <w:t>疑われるとき</w:t>
      </w:r>
    </w:p>
    <w:p w14:paraId="6DC00101" w14:textId="76AD3031" w:rsidR="005D0CD2" w:rsidRPr="005C2733" w:rsidRDefault="005D0CD2" w:rsidP="005C2733">
      <w:pPr>
        <w:pStyle w:val="a9"/>
        <w:numPr>
          <w:ilvl w:val="0"/>
          <w:numId w:val="4"/>
        </w:numPr>
        <w:ind w:leftChars="0"/>
        <w:rPr>
          <w:rFonts w:ascii="BIZ UDP明朝 Medium" w:eastAsia="BIZ UDP明朝 Medium" w:hAnsi="BIZ UDP明朝 Medium"/>
          <w:sz w:val="22"/>
        </w:rPr>
      </w:pPr>
      <w:r w:rsidRPr="005C2733">
        <w:rPr>
          <w:rFonts w:ascii="BIZ UDP明朝 Medium" w:eastAsia="BIZ UDP明朝 Medium" w:hAnsi="BIZ UDP明朝 Medium" w:hint="eastAsia"/>
          <w:sz w:val="22"/>
        </w:rPr>
        <w:t>暴力的行為又は不合理な要求行為をしたとき</w:t>
      </w:r>
    </w:p>
    <w:p w14:paraId="78CCB4EC" w14:textId="1C3094F5" w:rsidR="00167240" w:rsidRPr="00EF174B" w:rsidDel="00EF174B" w:rsidRDefault="005C2733" w:rsidP="00FA5EA7">
      <w:pPr>
        <w:pStyle w:val="a9"/>
        <w:numPr>
          <w:ilvl w:val="0"/>
          <w:numId w:val="4"/>
        </w:numPr>
        <w:ind w:leftChars="0"/>
        <w:rPr>
          <w:del w:id="68" w:author="uhlkatsura" w:date="2026-03-28T12:18:00Z" w16du:dateUtc="2026-03-28T03:18:00Z"/>
          <w:rFonts w:ascii="BIZ UDP明朝 Medium" w:eastAsia="BIZ UDP明朝 Medium" w:hAnsi="BIZ UDP明朝 Medium"/>
          <w:sz w:val="22"/>
          <w:rPrChange w:id="69" w:author="uhlkatsura" w:date="2026-03-28T12:18:00Z" w16du:dateUtc="2026-03-28T03:18:00Z">
            <w:rPr>
              <w:del w:id="70" w:author="uhlkatsura" w:date="2026-03-28T12:18:00Z" w16du:dateUtc="2026-03-28T03:18:00Z"/>
            </w:rPr>
          </w:rPrChange>
        </w:rPr>
        <w:pPrChange w:id="71" w:author="uhlkatsura" w:date="2026-03-28T12:18:00Z" w16du:dateUtc="2026-03-28T03:18:00Z">
          <w:pPr/>
        </w:pPrChange>
      </w:pPr>
      <w:del w:id="72" w:author="uhlkatsura" w:date="2026-03-28T12:18:00Z" w16du:dateUtc="2026-03-28T03:18:00Z">
        <w:r w:rsidRPr="00EF174B" w:rsidDel="00EF174B">
          <w:rPr>
            <w:rFonts w:ascii="BIZ UDP明朝 Medium" w:eastAsia="BIZ UDP明朝 Medium" w:hAnsi="BIZ UDP明朝 Medium" w:hint="eastAsia"/>
            <w:sz w:val="22"/>
            <w:rPrChange w:id="73" w:author="uhlkatsura" w:date="2026-03-28T12:18:00Z" w16du:dateUtc="2026-03-28T03:18:00Z">
              <w:rPr>
                <w:rFonts w:hint="eastAsia"/>
              </w:rPr>
            </w:rPrChange>
          </w:rPr>
          <w:delText>⑧</w:delText>
        </w:r>
      </w:del>
      <w:r w:rsidRPr="00EF174B">
        <w:rPr>
          <w:rFonts w:ascii="BIZ UDP明朝 Medium" w:eastAsia="BIZ UDP明朝 Medium" w:hAnsi="BIZ UDP明朝 Medium" w:hint="eastAsia"/>
          <w:sz w:val="22"/>
          <w:rPrChange w:id="74" w:author="uhlkatsura" w:date="2026-03-28T12:18:00Z" w16du:dateUtc="2026-03-28T03:18:00Z">
            <w:rPr>
              <w:rFonts w:hint="eastAsia"/>
            </w:rPr>
          </w:rPrChange>
        </w:rPr>
        <w:t xml:space="preserve"> </w:t>
      </w:r>
      <w:r w:rsidR="00167240" w:rsidRPr="00EF174B">
        <w:rPr>
          <w:rFonts w:ascii="BIZ UDP明朝 Medium" w:eastAsia="BIZ UDP明朝 Medium" w:hAnsi="BIZ UDP明朝 Medium" w:hint="eastAsia"/>
          <w:sz w:val="22"/>
          <w:rPrChange w:id="75" w:author="uhlkatsura" w:date="2026-03-28T12:18:00Z" w16du:dateUtc="2026-03-28T03:18:00Z">
            <w:rPr>
              <w:rFonts w:hint="eastAsia"/>
            </w:rPr>
          </w:rPrChange>
        </w:rPr>
        <w:t>指定された場所以外で火気を使用</w:t>
      </w:r>
      <w:del w:id="76" w:author="uhlkatsura" w:date="2026-03-28T12:18:00Z" w16du:dateUtc="2026-03-28T03:18:00Z">
        <w:r w:rsidR="00EF174B" w:rsidRPr="00EF174B" w:rsidDel="00EF174B">
          <w:rPr>
            <w:rFonts w:ascii="BIZ UDP明朝 Medium" w:eastAsia="BIZ UDP明朝 Medium" w:hAnsi="BIZ UDP明朝 Medium" w:hint="eastAsia"/>
            <w:sz w:val="22"/>
            <w:rPrChange w:id="77" w:author="uhlkatsura" w:date="2026-03-28T12:18:00Z" w16du:dateUtc="2026-03-28T03:18:00Z">
              <w:rPr>
                <w:rFonts w:hint="eastAsia"/>
              </w:rPr>
            </w:rPrChange>
          </w:rPr>
          <w:delText>しないこと</w:delText>
        </w:r>
      </w:del>
      <w:ins w:id="78" w:author="uhlkatsura" w:date="2026-03-28T12:18:00Z" w16du:dateUtc="2026-03-28T03:18:00Z">
        <w:r w:rsidR="00EF174B" w:rsidRPr="00EF174B">
          <w:rPr>
            <w:rFonts w:ascii="BIZ UDP明朝 Medium" w:eastAsia="BIZ UDP明朝 Medium" w:hAnsi="BIZ UDP明朝 Medium" w:hint="eastAsia"/>
            <w:sz w:val="22"/>
          </w:rPr>
          <w:t>したとき</w:t>
        </w:r>
      </w:ins>
      <w:r w:rsidR="00167240" w:rsidRPr="00EF174B">
        <w:rPr>
          <w:rFonts w:ascii="BIZ UDP明朝 Medium" w:eastAsia="BIZ UDP明朝 Medium" w:hAnsi="BIZ UDP明朝 Medium" w:hint="eastAsia"/>
          <w:sz w:val="22"/>
          <w:rPrChange w:id="79" w:author="uhlkatsura" w:date="2026-03-28T12:18:00Z" w16du:dateUtc="2026-03-28T03:18:00Z">
            <w:rPr>
              <w:rFonts w:hint="eastAsia"/>
            </w:rPr>
          </w:rPrChange>
        </w:rPr>
        <w:t>及びストーブ等火気を使用するものを</w:t>
      </w:r>
    </w:p>
    <w:p w14:paraId="3FEAB85E" w14:textId="52D581E1" w:rsidR="00167240" w:rsidRPr="00EF174B" w:rsidRDefault="00167240" w:rsidP="00FA5EA7">
      <w:pPr>
        <w:pStyle w:val="a9"/>
        <w:numPr>
          <w:ilvl w:val="0"/>
          <w:numId w:val="4"/>
        </w:numPr>
        <w:ind w:leftChars="0"/>
        <w:rPr>
          <w:rFonts w:ascii="BIZ UDP明朝 Medium" w:eastAsia="BIZ UDP明朝 Medium" w:hAnsi="BIZ UDP明朝 Medium"/>
          <w:sz w:val="22"/>
        </w:rPr>
        <w:pPrChange w:id="80" w:author="uhlkatsura" w:date="2026-03-28T12:18:00Z" w16du:dateUtc="2026-03-28T03:18:00Z">
          <w:pPr/>
        </w:pPrChange>
      </w:pPr>
      <w:del w:id="81" w:author="uhlkatsura" w:date="2026-03-28T12:18:00Z" w16du:dateUtc="2026-03-28T03:18:00Z">
        <w:r w:rsidRPr="00EF174B" w:rsidDel="00EF174B">
          <w:rPr>
            <w:rFonts w:ascii="BIZ UDP明朝 Medium" w:eastAsia="BIZ UDP明朝 Medium" w:hAnsi="BIZ UDP明朝 Medium" w:hint="eastAsia"/>
            <w:sz w:val="22"/>
          </w:rPr>
          <w:delText xml:space="preserve">　</w:delText>
        </w:r>
        <w:r w:rsidR="005C2733" w:rsidRPr="00EF174B" w:rsidDel="00EF174B">
          <w:rPr>
            <w:rFonts w:ascii="BIZ UDP明朝 Medium" w:eastAsia="BIZ UDP明朝 Medium" w:hAnsi="BIZ UDP明朝 Medium"/>
            <w:sz w:val="22"/>
          </w:rPr>
          <w:delText xml:space="preserve"> </w:delText>
        </w:r>
      </w:del>
      <w:r w:rsidRPr="00EF174B">
        <w:rPr>
          <w:rFonts w:ascii="BIZ UDP明朝 Medium" w:eastAsia="BIZ UDP明朝 Medium" w:hAnsi="BIZ UDP明朝 Medium" w:hint="eastAsia"/>
          <w:sz w:val="22"/>
        </w:rPr>
        <w:t>本施設に持ち込</w:t>
      </w:r>
      <w:ins w:id="82" w:author="uhlkatsura" w:date="2026-03-28T12:18:00Z" w16du:dateUtc="2026-03-28T03:18:00Z">
        <w:r w:rsidR="00EF174B">
          <w:rPr>
            <w:rFonts w:ascii="BIZ UDP明朝 Medium" w:eastAsia="BIZ UDP明朝 Medium" w:hAnsi="BIZ UDP明朝 Medium" w:hint="eastAsia"/>
            <w:sz w:val="22"/>
          </w:rPr>
          <w:t>んだとき</w:t>
        </w:r>
      </w:ins>
      <w:del w:id="83" w:author="uhlkatsura" w:date="2026-03-28T12:18:00Z" w16du:dateUtc="2026-03-28T03:18:00Z">
        <w:r w:rsidRPr="00EF174B" w:rsidDel="00EF174B">
          <w:rPr>
            <w:rFonts w:ascii="BIZ UDP明朝 Medium" w:eastAsia="BIZ UDP明朝 Medium" w:hAnsi="BIZ UDP明朝 Medium" w:hint="eastAsia"/>
            <w:sz w:val="22"/>
          </w:rPr>
          <w:delText>まないこと</w:delText>
        </w:r>
      </w:del>
    </w:p>
    <w:p w14:paraId="6EA6CBEF" w14:textId="7C2D346E" w:rsidR="00167240" w:rsidRPr="00EF174B" w:rsidRDefault="005C2733" w:rsidP="00EF174B">
      <w:pPr>
        <w:pStyle w:val="a9"/>
        <w:numPr>
          <w:ilvl w:val="0"/>
          <w:numId w:val="4"/>
        </w:numPr>
        <w:ind w:leftChars="0"/>
        <w:rPr>
          <w:rFonts w:ascii="BIZ UDP明朝 Medium" w:eastAsia="BIZ UDP明朝 Medium" w:hAnsi="BIZ UDP明朝 Medium"/>
          <w:sz w:val="22"/>
          <w:rPrChange w:id="84" w:author="uhlkatsura" w:date="2026-03-28T12:18:00Z" w16du:dateUtc="2026-03-28T03:18:00Z">
            <w:rPr/>
          </w:rPrChange>
        </w:rPr>
        <w:pPrChange w:id="85" w:author="uhlkatsura" w:date="2026-03-28T12:18:00Z" w16du:dateUtc="2026-03-28T03:18:00Z">
          <w:pPr/>
        </w:pPrChange>
      </w:pPr>
      <w:del w:id="86" w:author="uhlkatsura" w:date="2026-03-28T12:18:00Z" w16du:dateUtc="2026-03-28T03:18:00Z">
        <w:r w:rsidRPr="00EF174B" w:rsidDel="00EF174B">
          <w:rPr>
            <w:rFonts w:ascii="BIZ UDP明朝 Medium" w:eastAsia="BIZ UDP明朝 Medium" w:hAnsi="BIZ UDP明朝 Medium" w:hint="eastAsia"/>
            <w:sz w:val="22"/>
            <w:rPrChange w:id="87" w:author="uhlkatsura" w:date="2026-03-28T12:18:00Z" w16du:dateUtc="2026-03-28T03:18:00Z">
              <w:rPr>
                <w:rFonts w:hint="eastAsia"/>
              </w:rPr>
            </w:rPrChange>
          </w:rPr>
          <w:delText>⑨</w:delText>
        </w:r>
      </w:del>
      <w:r w:rsidRPr="00EF174B">
        <w:rPr>
          <w:rFonts w:ascii="BIZ UDP明朝 Medium" w:eastAsia="BIZ UDP明朝 Medium" w:hAnsi="BIZ UDP明朝 Medium" w:hint="eastAsia"/>
          <w:sz w:val="22"/>
          <w:rPrChange w:id="88" w:author="uhlkatsura" w:date="2026-03-28T12:18:00Z" w16du:dateUtc="2026-03-28T03:18:00Z">
            <w:rPr>
              <w:rFonts w:hint="eastAsia"/>
            </w:rPr>
          </w:rPrChange>
        </w:rPr>
        <w:t xml:space="preserve"> </w:t>
      </w:r>
      <w:r w:rsidR="00167240" w:rsidRPr="00EF174B">
        <w:rPr>
          <w:rFonts w:ascii="BIZ UDP明朝 Medium" w:eastAsia="BIZ UDP明朝 Medium" w:hAnsi="BIZ UDP明朝 Medium" w:hint="eastAsia"/>
          <w:sz w:val="22"/>
          <w:rPrChange w:id="89" w:author="uhlkatsura" w:date="2026-03-28T12:18:00Z" w16du:dateUtc="2026-03-28T03:18:00Z">
            <w:rPr>
              <w:rFonts w:hint="eastAsia"/>
            </w:rPr>
          </w:rPrChange>
        </w:rPr>
        <w:t>本施設内でペットの飼育をし</w:t>
      </w:r>
      <w:ins w:id="90" w:author="uhlkatsura" w:date="2026-03-28T12:18:00Z" w16du:dateUtc="2026-03-28T03:18:00Z">
        <w:r w:rsidR="00EF174B" w:rsidRPr="00EF174B">
          <w:rPr>
            <w:rFonts w:ascii="BIZ UDP明朝 Medium" w:eastAsia="BIZ UDP明朝 Medium" w:hAnsi="BIZ UDP明朝 Medium" w:hint="eastAsia"/>
            <w:sz w:val="22"/>
            <w:rPrChange w:id="91" w:author="uhlkatsura" w:date="2026-03-28T12:18:00Z" w16du:dateUtc="2026-03-28T03:18:00Z">
              <w:rPr>
                <w:rFonts w:hint="eastAsia"/>
              </w:rPr>
            </w:rPrChange>
          </w:rPr>
          <w:t>たとき</w:t>
        </w:r>
      </w:ins>
      <w:del w:id="92" w:author="uhlkatsura" w:date="2026-03-28T12:18:00Z" w16du:dateUtc="2026-03-28T03:18:00Z">
        <w:r w:rsidR="00167240" w:rsidRPr="00EF174B" w:rsidDel="00EF174B">
          <w:rPr>
            <w:rFonts w:ascii="BIZ UDP明朝 Medium" w:eastAsia="BIZ UDP明朝 Medium" w:hAnsi="BIZ UDP明朝 Medium" w:hint="eastAsia"/>
            <w:sz w:val="22"/>
            <w:rPrChange w:id="93" w:author="uhlkatsura" w:date="2026-03-28T12:18:00Z" w16du:dateUtc="2026-03-28T03:18:00Z">
              <w:rPr>
                <w:rFonts w:hint="eastAsia"/>
              </w:rPr>
            </w:rPrChange>
          </w:rPr>
          <w:delText>ないこと</w:delText>
        </w:r>
      </w:del>
    </w:p>
    <w:p w14:paraId="79F36BCF" w14:textId="5D6B92D0" w:rsidR="005D0CD2" w:rsidRPr="00EF174B" w:rsidRDefault="00167240" w:rsidP="00EF174B">
      <w:pPr>
        <w:pStyle w:val="a9"/>
        <w:numPr>
          <w:ilvl w:val="0"/>
          <w:numId w:val="4"/>
        </w:numPr>
        <w:ind w:leftChars="0"/>
        <w:rPr>
          <w:rFonts w:ascii="BIZ UDP明朝 Medium" w:eastAsia="BIZ UDP明朝 Medium" w:hAnsi="BIZ UDP明朝 Medium"/>
          <w:sz w:val="22"/>
          <w:rPrChange w:id="94" w:author="uhlkatsura" w:date="2026-03-28T12:19:00Z" w16du:dateUtc="2026-03-28T03:19:00Z">
            <w:rPr/>
          </w:rPrChange>
        </w:rPr>
        <w:pPrChange w:id="95" w:author="uhlkatsura" w:date="2026-03-28T12:19:00Z" w16du:dateUtc="2026-03-28T03:19:00Z">
          <w:pPr/>
        </w:pPrChange>
      </w:pPr>
      <w:del w:id="96" w:author="uhlkatsura" w:date="2026-03-28T12:19:00Z" w16du:dateUtc="2026-03-28T03:19:00Z">
        <w:r w:rsidRPr="00EF174B" w:rsidDel="00EF174B">
          <w:rPr>
            <w:rFonts w:ascii="BIZ UDP明朝 Medium" w:eastAsia="BIZ UDP明朝 Medium" w:hAnsi="BIZ UDP明朝 Medium" w:hint="eastAsia"/>
            <w:sz w:val="22"/>
            <w:rPrChange w:id="97" w:author="uhlkatsura" w:date="2026-03-28T12:19:00Z" w16du:dateUtc="2026-03-28T03:19:00Z">
              <w:rPr>
                <w:rFonts w:hint="eastAsia"/>
              </w:rPr>
            </w:rPrChange>
          </w:rPr>
          <w:delText>⑩</w:delText>
        </w:r>
      </w:del>
      <w:r w:rsidR="005C2733" w:rsidRPr="00EF174B">
        <w:rPr>
          <w:rFonts w:ascii="BIZ UDP明朝 Medium" w:eastAsia="BIZ UDP明朝 Medium" w:hAnsi="BIZ UDP明朝 Medium"/>
          <w:sz w:val="22"/>
          <w:rPrChange w:id="98" w:author="uhlkatsura" w:date="2026-03-28T12:19:00Z" w16du:dateUtc="2026-03-28T03:19:00Z">
            <w:rPr/>
          </w:rPrChange>
        </w:rPr>
        <w:t xml:space="preserve"> </w:t>
      </w:r>
      <w:r w:rsidR="005D0CD2" w:rsidRPr="00EF174B">
        <w:rPr>
          <w:rFonts w:ascii="BIZ UDP明朝 Medium" w:eastAsia="BIZ UDP明朝 Medium" w:hAnsi="BIZ UDP明朝 Medium" w:hint="eastAsia"/>
          <w:sz w:val="22"/>
          <w:rPrChange w:id="99" w:author="uhlkatsura" w:date="2026-03-28T12:19:00Z" w16du:dateUtc="2026-03-28T03:19:00Z">
            <w:rPr>
              <w:rFonts w:hint="eastAsia"/>
            </w:rPr>
          </w:rPrChange>
        </w:rPr>
        <w:t>その他、</w:t>
      </w:r>
      <w:ins w:id="100" w:author="uhlkatsura" w:date="2026-03-28T12:19:00Z" w16du:dateUtc="2026-03-28T03:19:00Z">
        <w:r w:rsidR="00EF174B" w:rsidRPr="00EF174B">
          <w:rPr>
            <w:rFonts w:ascii="BIZ UDP明朝 Medium" w:eastAsia="BIZ UDP明朝 Medium" w:hAnsi="BIZ UDP明朝 Medium" w:hint="eastAsia"/>
            <w:sz w:val="22"/>
            <w:rPrChange w:id="101" w:author="uhlkatsura" w:date="2026-03-28T12:19:00Z" w16du:dateUtc="2026-03-28T03:19:00Z">
              <w:rPr>
                <w:rFonts w:hint="eastAsia"/>
              </w:rPr>
            </w:rPrChange>
          </w:rPr>
          <w:t>相手方に対する信頼関係が破壊され、</w:t>
        </w:r>
      </w:ins>
      <w:r w:rsidR="005D0CD2" w:rsidRPr="00EF174B">
        <w:rPr>
          <w:rFonts w:ascii="BIZ UDP明朝 Medium" w:eastAsia="BIZ UDP明朝 Medium" w:hAnsi="BIZ UDP明朝 Medium" w:hint="eastAsia"/>
          <w:sz w:val="22"/>
          <w:rPrChange w:id="102" w:author="uhlkatsura" w:date="2026-03-28T12:19:00Z" w16du:dateUtc="2026-03-28T03:19:00Z">
            <w:rPr>
              <w:rFonts w:hint="eastAsia"/>
            </w:rPr>
          </w:rPrChange>
        </w:rPr>
        <w:t>取引を継続しがたいと判断される相当の事由があると</w:t>
      </w:r>
      <w:ins w:id="103" w:author="uhlkatsura" w:date="2026-03-28T12:21:00Z" w16du:dateUtc="2026-03-28T03:21:00Z">
        <w:r w:rsidR="00EF174B">
          <w:rPr>
            <w:rFonts w:ascii="BIZ UDP明朝 Medium" w:eastAsia="BIZ UDP明朝 Medium" w:hAnsi="BIZ UDP明朝 Medium" w:hint="eastAsia"/>
            <w:sz w:val="22"/>
          </w:rPr>
          <w:t>き</w:t>
        </w:r>
      </w:ins>
      <w:del w:id="104" w:author="uhlkatsura" w:date="2026-03-28T12:21:00Z" w16du:dateUtc="2026-03-28T03:21:00Z">
        <w:r w:rsidR="005D0CD2" w:rsidRPr="00EF174B" w:rsidDel="00EF174B">
          <w:rPr>
            <w:rFonts w:ascii="BIZ UDP明朝 Medium" w:eastAsia="BIZ UDP明朝 Medium" w:hAnsi="BIZ UDP明朝 Medium" w:hint="eastAsia"/>
            <w:sz w:val="22"/>
            <w:rPrChange w:id="105" w:author="uhlkatsura" w:date="2026-03-28T12:19:00Z" w16du:dateUtc="2026-03-28T03:19:00Z">
              <w:rPr>
                <w:rFonts w:hint="eastAsia"/>
              </w:rPr>
            </w:rPrChange>
          </w:rPr>
          <w:delText>判断した</w:delText>
        </w:r>
        <w:commentRangeStart w:id="106"/>
        <w:r w:rsidR="005D0CD2" w:rsidRPr="00EF174B" w:rsidDel="00EF174B">
          <w:rPr>
            <w:rFonts w:ascii="BIZ UDP明朝 Medium" w:eastAsia="BIZ UDP明朝 Medium" w:hAnsi="BIZ UDP明朝 Medium" w:hint="eastAsia"/>
            <w:sz w:val="22"/>
            <w:rPrChange w:id="107" w:author="uhlkatsura" w:date="2026-03-28T12:19:00Z" w16du:dateUtc="2026-03-28T03:19:00Z">
              <w:rPr>
                <w:rFonts w:hint="eastAsia"/>
              </w:rPr>
            </w:rPrChange>
          </w:rPr>
          <w:delText>場合</w:delText>
        </w:r>
      </w:del>
      <w:commentRangeEnd w:id="106"/>
      <w:r w:rsidR="004F1DFB" w:rsidRPr="00EF174B">
        <w:rPr>
          <w:rStyle w:val="af"/>
          <w:rFonts w:ascii="BIZ UDP明朝 Medium" w:eastAsia="BIZ UDP明朝 Medium" w:hAnsi="BIZ UDP明朝 Medium"/>
          <w:sz w:val="22"/>
          <w:szCs w:val="22"/>
          <w:rPrChange w:id="108" w:author="uhlkatsura" w:date="2026-03-28T12:19:00Z" w16du:dateUtc="2026-03-28T03:19:00Z">
            <w:rPr>
              <w:rStyle w:val="af"/>
              <w:sz w:val="21"/>
              <w:szCs w:val="22"/>
            </w:rPr>
          </w:rPrChange>
        </w:rPr>
        <w:commentReference w:id="106"/>
      </w:r>
    </w:p>
    <w:p w14:paraId="6687E9AD" w14:textId="14DD0B9F" w:rsidR="00167240" w:rsidDel="00EF174B" w:rsidRDefault="00167240" w:rsidP="00FA5EA7">
      <w:pPr>
        <w:rPr>
          <w:del w:id="109" w:author="uhlkatsura" w:date="2026-03-28T11:25:00Z" w16du:dateUtc="2026-03-28T02:25:00Z"/>
          <w:rFonts w:ascii="BIZ UDP明朝 Medium" w:eastAsia="BIZ UDP明朝 Medium" w:hAnsi="BIZ UDP明朝 Medium"/>
          <w:sz w:val="22"/>
        </w:rPr>
      </w:pPr>
    </w:p>
    <w:p w14:paraId="21D26869" w14:textId="77777777" w:rsidR="00EF174B" w:rsidRPr="00EF174B" w:rsidRDefault="00EF174B" w:rsidP="00FA5EA7">
      <w:pPr>
        <w:rPr>
          <w:ins w:id="110" w:author="uhlkatsura" w:date="2026-03-28T12:21:00Z" w16du:dateUtc="2026-03-28T03:21:00Z"/>
          <w:rFonts w:ascii="BIZ UDP明朝 Medium" w:eastAsia="BIZ UDP明朝 Medium" w:hAnsi="BIZ UDP明朝 Medium" w:hint="eastAsia"/>
          <w:sz w:val="22"/>
        </w:rPr>
      </w:pPr>
    </w:p>
    <w:p w14:paraId="7E459E33" w14:textId="5CC2E1A5" w:rsidR="0080527E" w:rsidDel="003A2C20" w:rsidRDefault="0080527E" w:rsidP="00FA5EA7">
      <w:pPr>
        <w:rPr>
          <w:del w:id="111" w:author="uhlkatsura" w:date="2026-03-28T11:25:00Z" w16du:dateUtc="2026-03-28T02:25:00Z"/>
          <w:rFonts w:ascii="BIZ UDP明朝 Medium" w:eastAsia="BIZ UDP明朝 Medium" w:hAnsi="BIZ UDP明朝 Medium"/>
          <w:sz w:val="22"/>
        </w:rPr>
      </w:pPr>
    </w:p>
    <w:p w14:paraId="4FD304CF" w14:textId="77777777" w:rsidR="0080527E" w:rsidRDefault="0080527E" w:rsidP="00FA5EA7">
      <w:pPr>
        <w:rPr>
          <w:rFonts w:ascii="BIZ UDP明朝 Medium" w:eastAsia="BIZ UDP明朝 Medium" w:hAnsi="BIZ UDP明朝 Medium"/>
          <w:sz w:val="22"/>
        </w:rPr>
      </w:pPr>
    </w:p>
    <w:p w14:paraId="4F2C8732" w14:textId="4C81C517" w:rsidR="005D0CD2" w:rsidRDefault="005D0CD2" w:rsidP="00FA5EA7">
      <w:pPr>
        <w:rPr>
          <w:rFonts w:ascii="BIZ UDP明朝 Medium" w:eastAsia="BIZ UDP明朝 Medium" w:hAnsi="BIZ UDP明朝 Medium"/>
          <w:sz w:val="22"/>
          <w:lang w:eastAsia="zh-CN"/>
        </w:rPr>
      </w:pPr>
      <w:r>
        <w:rPr>
          <w:rFonts w:ascii="BIZ UDP明朝 Medium" w:eastAsia="BIZ UDP明朝 Medium" w:hAnsi="BIZ UDP明朝 Medium"/>
          <w:sz w:val="22"/>
          <w:lang w:eastAsia="zh-CN"/>
        </w:rPr>
        <w:t>第10条（中途解約</w:t>
      </w:r>
      <w:r w:rsidR="007C3ED9">
        <w:rPr>
          <w:rFonts w:ascii="BIZ UDP明朝 Medium" w:eastAsia="BIZ UDP明朝 Medium" w:hAnsi="BIZ UDP明朝 Medium" w:hint="eastAsia"/>
          <w:sz w:val="22"/>
          <w:lang w:eastAsia="zh-CN"/>
        </w:rPr>
        <w:t>、違約金</w:t>
      </w:r>
      <w:r>
        <w:rPr>
          <w:rFonts w:ascii="BIZ UDP明朝 Medium" w:eastAsia="BIZ UDP明朝 Medium" w:hAnsi="BIZ UDP明朝 Medium"/>
          <w:sz w:val="22"/>
          <w:lang w:eastAsia="zh-CN"/>
        </w:rPr>
        <w:t>）</w:t>
      </w:r>
    </w:p>
    <w:p w14:paraId="2D4D4F42" w14:textId="77777777" w:rsidR="007C3ED9" w:rsidRPr="007C3ED9" w:rsidRDefault="007C3ED9" w:rsidP="007C3ED9">
      <w:pPr>
        <w:rPr>
          <w:rFonts w:ascii="BIZ UDP明朝 Medium" w:eastAsia="BIZ UDP明朝 Medium" w:hAnsi="BIZ UDP明朝 Medium"/>
          <w:sz w:val="22"/>
        </w:rPr>
      </w:pPr>
      <w:r w:rsidRPr="007C3ED9">
        <w:rPr>
          <w:rFonts w:ascii="BIZ UDP明朝 Medium" w:eastAsia="BIZ UDP明朝 Medium" w:hAnsi="BIZ UDP明朝 Medium" w:hint="eastAsia"/>
          <w:sz w:val="22"/>
        </w:rPr>
        <w:t>甲は、本契約期間中でも、解約期日の６ヶ月前までに乙へ書面で通知することにより本契約を解約できる。</w:t>
      </w:r>
    </w:p>
    <w:p w14:paraId="09E6741E" w14:textId="77777777" w:rsidR="007C3ED9" w:rsidRPr="007C3ED9" w:rsidRDefault="007C3ED9" w:rsidP="007C3ED9">
      <w:pPr>
        <w:rPr>
          <w:rFonts w:ascii="BIZ UDP明朝 Medium" w:eastAsia="BIZ UDP明朝 Medium" w:hAnsi="BIZ UDP明朝 Medium"/>
          <w:sz w:val="22"/>
        </w:rPr>
      </w:pPr>
      <w:r w:rsidRPr="007C3ED9">
        <w:rPr>
          <w:rFonts w:ascii="BIZ UDP明朝 Medium" w:eastAsia="BIZ UDP明朝 Medium" w:hAnsi="BIZ UDP明朝 Medium" w:hint="eastAsia"/>
          <w:sz w:val="22"/>
        </w:rPr>
        <w:t>２　甲が前項による解約を行った場合、甲は解約期日から本契約期間の解約前の終期までの間の協力金相当額（以下「違約金」という。）を、解約期日までに乙に支払う。</w:t>
      </w:r>
    </w:p>
    <w:p w14:paraId="69014DE8" w14:textId="77777777" w:rsidR="007C3ED9" w:rsidRPr="007C3ED9" w:rsidRDefault="007C3ED9" w:rsidP="007C3ED9">
      <w:pPr>
        <w:rPr>
          <w:rFonts w:ascii="BIZ UDP明朝 Medium" w:eastAsia="BIZ UDP明朝 Medium" w:hAnsi="BIZ UDP明朝 Medium"/>
          <w:sz w:val="22"/>
        </w:rPr>
      </w:pPr>
      <w:r w:rsidRPr="007C3ED9">
        <w:rPr>
          <w:rFonts w:ascii="BIZ UDP明朝 Medium" w:eastAsia="BIZ UDP明朝 Medium" w:hAnsi="BIZ UDP明朝 Medium" w:hint="eastAsia"/>
          <w:sz w:val="22"/>
        </w:rPr>
        <w:t>３　甲が前項の違約金を遅滞なく支払ったときは、乙は甲に対し、同違約金を超える損害の賠償を請求できないものとする。</w:t>
      </w:r>
    </w:p>
    <w:p w14:paraId="3FE663EB" w14:textId="7216A128" w:rsidR="009A2B9B" w:rsidRDefault="007C3ED9" w:rsidP="007C3ED9">
      <w:pPr>
        <w:rPr>
          <w:rFonts w:ascii="BIZ UDP明朝 Medium" w:eastAsia="BIZ UDP明朝 Medium" w:hAnsi="BIZ UDP明朝 Medium"/>
          <w:sz w:val="22"/>
        </w:rPr>
      </w:pPr>
      <w:r w:rsidRPr="007C3ED9">
        <w:rPr>
          <w:rFonts w:ascii="BIZ UDP明朝 Medium" w:eastAsia="BIZ UDP明朝 Medium" w:hAnsi="BIZ UDP明朝 Medium" w:hint="eastAsia"/>
          <w:sz w:val="22"/>
        </w:rPr>
        <w:t>４　前２項の規定は、第２条により延長された本契約には適用しないものとする。</w:t>
      </w:r>
    </w:p>
    <w:p w14:paraId="39006B81" w14:textId="77777777" w:rsidR="007C3ED9" w:rsidRDefault="007C3ED9" w:rsidP="007C3ED9">
      <w:pPr>
        <w:rPr>
          <w:rFonts w:ascii="BIZ UDP明朝 Medium" w:eastAsia="BIZ UDP明朝 Medium" w:hAnsi="BIZ UDP明朝 Medium"/>
          <w:sz w:val="22"/>
        </w:rPr>
      </w:pPr>
    </w:p>
    <w:p w14:paraId="0493FD80" w14:textId="5B65C4F3" w:rsidR="00865F8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第１１条（</w:t>
      </w:r>
      <w:r w:rsidR="007C3ED9">
        <w:rPr>
          <w:rFonts w:ascii="BIZ UDP明朝 Medium" w:eastAsia="BIZ UDP明朝 Medium" w:hAnsi="BIZ UDP明朝 Medium" w:hint="eastAsia"/>
          <w:sz w:val="22"/>
        </w:rPr>
        <w:t>退去</w:t>
      </w:r>
      <w:r>
        <w:rPr>
          <w:rFonts w:ascii="BIZ UDP明朝 Medium" w:eastAsia="BIZ UDP明朝 Medium" w:hAnsi="BIZ UDP明朝 Medium"/>
          <w:sz w:val="22"/>
        </w:rPr>
        <w:t>及び原状回復）</w:t>
      </w:r>
    </w:p>
    <w:p w14:paraId="085CC7AA" w14:textId="556CEC8F" w:rsidR="00865F8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甲は、期間満了又は契約解除により本契約が終了する日から１ヶ月以内に、本施設</w:t>
      </w:r>
      <w:r w:rsidR="007C3ED9">
        <w:rPr>
          <w:rFonts w:ascii="BIZ UDP明朝 Medium" w:eastAsia="BIZ UDP明朝 Medium" w:hAnsi="BIZ UDP明朝 Medium" w:hint="eastAsia"/>
          <w:sz w:val="22"/>
        </w:rPr>
        <w:t>から完全に退去し</w:t>
      </w:r>
      <w:r>
        <w:rPr>
          <w:rFonts w:ascii="BIZ UDP明朝 Medium" w:eastAsia="BIZ UDP明朝 Medium" w:hAnsi="BIZ UDP明朝 Medium"/>
          <w:sz w:val="22"/>
        </w:rPr>
        <w:t>なければならない。この場合において、甲</w:t>
      </w:r>
      <w:ins w:id="112" w:author="uhlkatsura" w:date="2026-03-28T11:27:00Z" w16du:dateUtc="2026-03-28T02:27:00Z">
        <w:r w:rsidR="003A2C20">
          <w:rPr>
            <w:rFonts w:ascii="BIZ UDP明朝 Medium" w:eastAsia="BIZ UDP明朝 Medium" w:hAnsi="BIZ UDP明朝 Medium" w:hint="eastAsia"/>
            <w:sz w:val="22"/>
          </w:rPr>
          <w:t>の原状回復義務は、</w:t>
        </w:r>
      </w:ins>
      <w:ins w:id="113" w:author="uhlkatsura" w:date="2026-03-28T12:22:00Z">
        <w:r w:rsidR="00EF174B" w:rsidRPr="00EF174B">
          <w:rPr>
            <w:rFonts w:ascii="BIZ UDP明朝 Medium" w:eastAsia="BIZ UDP明朝 Medium" w:hAnsi="BIZ UDP明朝 Medium"/>
            <w:sz w:val="22"/>
          </w:rPr>
          <w:t>甲の故意または過失による損傷</w:t>
        </w:r>
      </w:ins>
      <w:ins w:id="114" w:author="uhlkatsura" w:date="2026-03-28T12:22:00Z" w16du:dateUtc="2026-03-28T03:22:00Z">
        <w:r w:rsidR="00EF174B">
          <w:rPr>
            <w:rFonts w:ascii="BIZ UDP明朝 Medium" w:eastAsia="BIZ UDP明朝 Medium" w:hAnsi="BIZ UDP明朝 Medium" w:hint="eastAsia"/>
            <w:sz w:val="22"/>
          </w:rPr>
          <w:t>の修繕並びに</w:t>
        </w:r>
      </w:ins>
      <w:ins w:id="115" w:author="uhlkatsura" w:date="2026-03-28T11:27:00Z" w16du:dateUtc="2026-03-28T02:27:00Z">
        <w:r w:rsidR="003A2C20">
          <w:rPr>
            <w:rFonts w:ascii="BIZ UDP明朝 Medium" w:eastAsia="BIZ UDP明朝 Medium" w:hAnsi="BIZ UDP明朝 Medium" w:hint="eastAsia"/>
            <w:sz w:val="22"/>
          </w:rPr>
          <w:t>甲の占有する衣類等及び第６条により甲が設置した物件</w:t>
        </w:r>
        <w:r w:rsidR="003A2C20">
          <w:rPr>
            <w:rFonts w:ascii="BIZ UDP明朝 Medium" w:eastAsia="BIZ UDP明朝 Medium" w:hAnsi="BIZ UDP明朝 Medium" w:hint="eastAsia"/>
            <w:sz w:val="22"/>
          </w:rPr>
          <w:t>の撤去までとし、</w:t>
        </w:r>
      </w:ins>
      <w:del w:id="116" w:author="uhlkatsura" w:date="2026-03-28T11:27:00Z" w16du:dateUtc="2026-03-28T02:27:00Z">
        <w:r w:rsidDel="003A2C20">
          <w:rPr>
            <w:rFonts w:ascii="BIZ UDP明朝 Medium" w:eastAsia="BIZ UDP明朝 Medium" w:hAnsi="BIZ UDP明朝 Medium"/>
            <w:sz w:val="22"/>
          </w:rPr>
          <w:delText>は第６条に基づき甲が設置した内装、什器およびネットワーク回線の撤去のみとし</w:delText>
        </w:r>
      </w:del>
      <w:del w:id="117" w:author="uhlkatsura" w:date="2026-03-28T11:28:00Z" w16du:dateUtc="2026-03-28T02:28:00Z">
        <w:r w:rsidDel="003A2C20">
          <w:rPr>
            <w:rFonts w:ascii="BIZ UDP明朝 Medium" w:eastAsia="BIZ UDP明朝 Medium" w:hAnsi="BIZ UDP明朝 Medium"/>
            <w:sz w:val="22"/>
          </w:rPr>
          <w:delText>、こ</w:delText>
        </w:r>
      </w:del>
      <w:ins w:id="118" w:author="uhlkatsura" w:date="2026-03-28T11:28:00Z" w16du:dateUtc="2026-03-28T02:28:00Z">
        <w:r w:rsidR="003A2C20">
          <w:rPr>
            <w:rFonts w:ascii="BIZ UDP明朝 Medium" w:eastAsia="BIZ UDP明朝 Medium" w:hAnsi="BIZ UDP明朝 Medium" w:hint="eastAsia"/>
            <w:sz w:val="22"/>
          </w:rPr>
          <w:t>そ</w:t>
        </w:r>
      </w:ins>
      <w:r>
        <w:rPr>
          <w:rFonts w:ascii="BIZ UDP明朝 Medium" w:eastAsia="BIZ UDP明朝 Medium" w:hAnsi="BIZ UDP明朝 Medium"/>
          <w:sz w:val="22"/>
        </w:rPr>
        <w:t>れ以上の原状回復義務を負わないものと</w:t>
      </w:r>
      <w:commentRangeStart w:id="119"/>
      <w:r>
        <w:rPr>
          <w:rFonts w:ascii="BIZ UDP明朝 Medium" w:eastAsia="BIZ UDP明朝 Medium" w:hAnsi="BIZ UDP明朝 Medium"/>
          <w:sz w:val="22"/>
        </w:rPr>
        <w:t>する</w:t>
      </w:r>
      <w:commentRangeEnd w:id="119"/>
      <w:r w:rsidR="004F1DFB">
        <w:rPr>
          <w:rStyle w:val="af"/>
          <w:rFonts w:ascii="BIZ UDP明朝 Medium" w:eastAsia="BIZ UDP明朝 Medium" w:hAnsi="BIZ UDP明朝 Medium"/>
          <w:sz w:val="22"/>
          <w:szCs w:val="22"/>
        </w:rPr>
        <w:commentReference w:id="119"/>
      </w:r>
      <w:r>
        <w:rPr>
          <w:rFonts w:ascii="BIZ UDP明朝 Medium" w:eastAsia="BIZ UDP明朝 Medium" w:hAnsi="BIZ UDP明朝 Medium"/>
          <w:sz w:val="22"/>
        </w:rPr>
        <w:t>。</w:t>
      </w:r>
    </w:p>
    <w:p w14:paraId="6A646F04" w14:textId="77777777" w:rsidR="009A2B9B" w:rsidRPr="00EF174B" w:rsidRDefault="009A2B9B" w:rsidP="00FA5EA7">
      <w:pPr>
        <w:rPr>
          <w:rFonts w:ascii="BIZ UDP明朝 Medium" w:eastAsia="BIZ UDP明朝 Medium" w:hAnsi="BIZ UDP明朝 Medium"/>
          <w:sz w:val="22"/>
        </w:rPr>
      </w:pPr>
    </w:p>
    <w:p w14:paraId="2A03D761" w14:textId="77777777" w:rsidR="00865F8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第１２条（守秘義務）</w:t>
      </w:r>
    </w:p>
    <w:p w14:paraId="3BDBEBD5" w14:textId="182D2386" w:rsidR="00865F8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甲及び乙は、本契約が締結された事実および契約内容については守秘事項とし、第三者に開示・公表および漏洩しないものとする。</w:t>
      </w:r>
    </w:p>
    <w:p w14:paraId="7EF3215E" w14:textId="77777777" w:rsidR="009A2B9B" w:rsidRDefault="009A2B9B" w:rsidP="00FA5EA7">
      <w:pPr>
        <w:rPr>
          <w:rFonts w:ascii="BIZ UDP明朝 Medium" w:eastAsia="BIZ UDP明朝 Medium" w:hAnsi="BIZ UDP明朝 Medium"/>
          <w:sz w:val="22"/>
        </w:rPr>
      </w:pPr>
    </w:p>
    <w:p w14:paraId="50540EEE" w14:textId="77777777" w:rsidR="00865F8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第１３条（合意管轄）</w:t>
      </w:r>
    </w:p>
    <w:p w14:paraId="43CD9CFF" w14:textId="77777777" w:rsidR="00865F8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本契約に関する紛争については、神戸地方裁判所を第一審専属的合意管轄裁判所とする。</w:t>
      </w:r>
    </w:p>
    <w:p w14:paraId="6FC3ECB0" w14:textId="77777777" w:rsidR="003A2C20" w:rsidRDefault="003A2C20" w:rsidP="00FA5EA7">
      <w:pPr>
        <w:rPr>
          <w:ins w:id="120" w:author="uhlkatsura" w:date="2026-03-28T11:28:00Z" w16du:dateUtc="2026-03-28T02:28:00Z"/>
          <w:rFonts w:ascii="BIZ UDP明朝 Medium" w:eastAsia="BIZ UDP明朝 Medium" w:hAnsi="BIZ UDP明朝 Medium"/>
          <w:sz w:val="22"/>
        </w:rPr>
      </w:pPr>
    </w:p>
    <w:p w14:paraId="420CC8FD" w14:textId="51162C18" w:rsidR="00003CD3" w:rsidDel="003A2C20" w:rsidRDefault="00865F87" w:rsidP="00FA5EA7">
      <w:pPr>
        <w:rPr>
          <w:del w:id="121" w:author="uhlkatsura" w:date="2026-03-28T11:28:00Z" w16du:dateUtc="2026-03-28T02:28:00Z"/>
          <w:rFonts w:ascii="BIZ UDP明朝 Medium" w:eastAsia="BIZ UDP明朝 Medium" w:hAnsi="BIZ UDP明朝 Medium"/>
          <w:sz w:val="22"/>
        </w:rPr>
      </w:pPr>
      <w:r>
        <w:rPr>
          <w:rFonts w:ascii="BIZ UDP明朝 Medium" w:eastAsia="BIZ UDP明朝 Medium" w:hAnsi="BIZ UDP明朝 Medium"/>
          <w:sz w:val="22"/>
        </w:rPr>
        <w:t>以上の契約の証として各当事者は以下に記名押印し、</w:t>
      </w:r>
      <w:ins w:id="122" w:author="uhlkatsura" w:date="2026-03-28T11:52:00Z" w16du:dateUtc="2026-03-28T02:52:00Z">
        <w:r w:rsidR="0080161E">
          <w:rPr>
            <w:rFonts w:ascii="BIZ UDP明朝 Medium" w:eastAsia="BIZ UDP明朝 Medium" w:hAnsi="BIZ UDP明朝 Medium" w:hint="eastAsia"/>
            <w:sz w:val="22"/>
          </w:rPr>
          <w:t>本書</w:t>
        </w:r>
      </w:ins>
      <w:del w:id="123" w:author="uhlkatsura" w:date="2026-03-28T11:51:00Z" w16du:dateUtc="2026-03-28T02:51:00Z">
        <w:r w:rsidDel="0080161E">
          <w:rPr>
            <w:rFonts w:ascii="BIZ UDP明朝 Medium" w:eastAsia="BIZ UDP明朝 Medium" w:hAnsi="BIZ UDP明朝 Medium"/>
            <w:sz w:val="22"/>
          </w:rPr>
          <w:delText>本社</w:delText>
        </w:r>
      </w:del>
      <w:r>
        <w:rPr>
          <w:rFonts w:ascii="BIZ UDP明朝 Medium" w:eastAsia="BIZ UDP明朝 Medium" w:hAnsi="BIZ UDP明朝 Medium"/>
          <w:sz w:val="22"/>
        </w:rPr>
        <w:t>２通</w:t>
      </w:r>
      <w:ins w:id="124" w:author="uhlkatsura" w:date="2026-03-28T11:52:00Z" w16du:dateUtc="2026-03-28T02:52:00Z">
        <w:r w:rsidR="0080161E">
          <w:rPr>
            <w:rFonts w:ascii="BIZ UDP明朝 Medium" w:eastAsia="BIZ UDP明朝 Medium" w:hAnsi="BIZ UDP明朝 Medium" w:hint="eastAsia"/>
            <w:sz w:val="22"/>
          </w:rPr>
          <w:t>を</w:t>
        </w:r>
      </w:ins>
      <w:r>
        <w:rPr>
          <w:rFonts w:ascii="BIZ UDP明朝 Medium" w:eastAsia="BIZ UDP明朝 Medium" w:hAnsi="BIZ UDP明朝 Medium"/>
          <w:sz w:val="22"/>
        </w:rPr>
        <w:t>作成し、甲乙各１通を保有</w:t>
      </w:r>
      <w:commentRangeStart w:id="125"/>
      <w:r>
        <w:rPr>
          <w:rFonts w:ascii="BIZ UDP明朝 Medium" w:eastAsia="BIZ UDP明朝 Medium" w:hAnsi="BIZ UDP明朝 Medium"/>
          <w:sz w:val="22"/>
        </w:rPr>
        <w:t>する</w:t>
      </w:r>
      <w:commentRangeEnd w:id="125"/>
      <w:r w:rsidR="004F1DFB">
        <w:rPr>
          <w:rStyle w:val="af"/>
          <w:rFonts w:ascii="BIZ UDP明朝 Medium" w:eastAsia="BIZ UDP明朝 Medium" w:hAnsi="BIZ UDP明朝 Medium"/>
          <w:sz w:val="22"/>
          <w:szCs w:val="22"/>
        </w:rPr>
        <w:commentReference w:id="125"/>
      </w:r>
    </w:p>
    <w:p w14:paraId="7F877064" w14:textId="36427F11" w:rsidR="00FA5EA7" w:rsidRDefault="00865F87" w:rsidP="00FA5EA7">
      <w:pPr>
        <w:rPr>
          <w:rFonts w:ascii="BIZ UDP明朝 Medium" w:eastAsia="BIZ UDP明朝 Medium" w:hAnsi="BIZ UDP明朝 Medium"/>
          <w:sz w:val="22"/>
        </w:rPr>
      </w:pPr>
      <w:del w:id="126" w:author="uhlkatsura" w:date="2026-03-28T11:28:00Z" w16du:dateUtc="2026-03-28T02:28:00Z">
        <w:r w:rsidDel="003A2C20">
          <w:rPr>
            <w:rFonts w:ascii="BIZ UDP明朝 Medium" w:eastAsia="BIZ UDP明朝 Medium" w:hAnsi="BIZ UDP明朝 Medium"/>
            <w:sz w:val="22"/>
          </w:rPr>
          <w:delText>ものとする</w:delText>
        </w:r>
      </w:del>
      <w:r>
        <w:rPr>
          <w:rFonts w:ascii="BIZ UDP明朝 Medium" w:eastAsia="BIZ UDP明朝 Medium" w:hAnsi="BIZ UDP明朝 Medium"/>
          <w:sz w:val="22"/>
        </w:rPr>
        <w:t>。</w:t>
      </w:r>
    </w:p>
    <w:p w14:paraId="09EFAE68" w14:textId="77777777" w:rsidR="009A2B9B" w:rsidRDefault="009A2B9B" w:rsidP="00FA5EA7">
      <w:pPr>
        <w:rPr>
          <w:rFonts w:ascii="BIZ UDP明朝 Medium" w:eastAsia="BIZ UDP明朝 Medium" w:hAnsi="BIZ UDP明朝 Medium"/>
          <w:sz w:val="22"/>
        </w:rPr>
      </w:pPr>
    </w:p>
    <w:p w14:paraId="3BBBC2EC" w14:textId="7DDC748D" w:rsidR="009A2B9B" w:rsidRDefault="009A2B9B" w:rsidP="009A2B9B">
      <w:pPr>
        <w:jc w:val="right"/>
        <w:rPr>
          <w:rFonts w:ascii="BIZ UDP明朝 Medium" w:eastAsia="BIZ UDP明朝 Medium" w:hAnsi="BIZ UDP明朝 Medium"/>
          <w:sz w:val="22"/>
        </w:rPr>
      </w:pPr>
      <w:r>
        <w:rPr>
          <w:rFonts w:ascii="BIZ UDP明朝 Medium" w:eastAsia="BIZ UDP明朝 Medium" w:hAnsi="BIZ UDP明朝 Medium"/>
          <w:sz w:val="22"/>
        </w:rPr>
        <w:t>令和</w:t>
      </w:r>
      <w:r w:rsidR="00FC3191">
        <w:rPr>
          <w:rFonts w:ascii="BIZ UDP明朝 Medium" w:eastAsia="BIZ UDP明朝 Medium" w:hAnsi="BIZ UDP明朝 Medium" w:hint="eastAsia"/>
          <w:sz w:val="22"/>
        </w:rPr>
        <w:t>8</w:t>
      </w:r>
      <w:r>
        <w:rPr>
          <w:rFonts w:ascii="BIZ UDP明朝 Medium" w:eastAsia="BIZ UDP明朝 Medium" w:hAnsi="BIZ UDP明朝 Medium"/>
          <w:sz w:val="22"/>
        </w:rPr>
        <w:t>年</w:t>
      </w:r>
      <w:r w:rsidR="00FC3191">
        <w:rPr>
          <w:rFonts w:ascii="BIZ UDP明朝 Medium" w:eastAsia="BIZ UDP明朝 Medium" w:hAnsi="BIZ UDP明朝 Medium" w:hint="eastAsia"/>
          <w:sz w:val="22"/>
        </w:rPr>
        <w:t>3</w:t>
      </w:r>
      <w:r>
        <w:rPr>
          <w:rFonts w:ascii="BIZ UDP明朝 Medium" w:eastAsia="BIZ UDP明朝 Medium" w:hAnsi="BIZ UDP明朝 Medium"/>
          <w:sz w:val="22"/>
        </w:rPr>
        <w:t>月</w:t>
      </w:r>
      <w:r w:rsidR="00FC3191">
        <w:rPr>
          <w:rFonts w:ascii="BIZ UDP明朝 Medium" w:eastAsia="BIZ UDP明朝 Medium" w:hAnsi="BIZ UDP明朝 Medium" w:hint="eastAsia"/>
          <w:sz w:val="22"/>
        </w:rPr>
        <w:t>31</w:t>
      </w:r>
      <w:r>
        <w:rPr>
          <w:rFonts w:ascii="BIZ UDP明朝 Medium" w:eastAsia="BIZ UDP明朝 Medium" w:hAnsi="BIZ UDP明朝 Medium"/>
          <w:sz w:val="22"/>
        </w:rPr>
        <w:t>日</w:t>
      </w:r>
    </w:p>
    <w:p w14:paraId="2D31AF54" w14:textId="77777777" w:rsidR="009A2B9B" w:rsidRDefault="009A2B9B" w:rsidP="009A2B9B">
      <w:pPr>
        <w:jc w:val="right"/>
        <w:rPr>
          <w:rFonts w:ascii="BIZ UDP明朝 Medium" w:eastAsia="BIZ UDP明朝 Medium" w:hAnsi="BIZ UDP明朝 Medium"/>
          <w:sz w:val="22"/>
        </w:rPr>
      </w:pPr>
    </w:p>
    <w:p w14:paraId="661FE9F4" w14:textId="77777777" w:rsidR="00003CD3" w:rsidRDefault="00003CD3" w:rsidP="009A2B9B">
      <w:pPr>
        <w:jc w:val="right"/>
        <w:rPr>
          <w:rFonts w:ascii="BIZ UDP明朝 Medium" w:eastAsia="BIZ UDP明朝 Medium" w:hAnsi="BIZ UDP明朝 Medium"/>
          <w:sz w:val="22"/>
        </w:rPr>
      </w:pPr>
    </w:p>
    <w:p w14:paraId="715F1792" w14:textId="77777777" w:rsidR="009A2B9B" w:rsidRDefault="009A2B9B" w:rsidP="009A2B9B">
      <w:pPr>
        <w:jc w:val="right"/>
        <w:rPr>
          <w:rFonts w:ascii="BIZ UDP明朝 Medium" w:eastAsia="BIZ UDP明朝 Medium" w:hAnsi="BIZ UDP明朝 Medium"/>
          <w:sz w:val="22"/>
        </w:rPr>
      </w:pPr>
    </w:p>
    <w:p w14:paraId="68182563" w14:textId="02C13778" w:rsidR="00FA5EA7" w:rsidRDefault="00C7754E" w:rsidP="00C7754E">
      <w:pPr>
        <w:ind w:leftChars="200" w:left="420"/>
        <w:rPr>
          <w:rFonts w:ascii="BIZ UDP明朝 Medium" w:eastAsia="BIZ UDP明朝 Medium" w:hAnsi="BIZ UDP明朝 Medium"/>
          <w:sz w:val="22"/>
        </w:rPr>
      </w:pPr>
      <w:r>
        <w:rPr>
          <w:rFonts w:ascii="BIZ UDP明朝 Medium" w:eastAsia="BIZ UDP明朝 Medium" w:hAnsi="BIZ UDP明朝 Medium" w:hint="eastAsia"/>
          <w:sz w:val="22"/>
        </w:rPr>
        <w:t xml:space="preserve">　　　　　　　　　　　　　　　　　　　　　　　　　　　　　</w:t>
      </w:r>
      <w:r w:rsidR="00865F87">
        <w:rPr>
          <w:rFonts w:ascii="BIZ UDP明朝 Medium" w:eastAsia="BIZ UDP明朝 Medium" w:hAnsi="BIZ UDP明朝 Medium" w:hint="eastAsia"/>
          <w:sz w:val="22"/>
        </w:rPr>
        <w:t>甲</w:t>
      </w:r>
    </w:p>
    <w:p w14:paraId="015F2FCB" w14:textId="77777777" w:rsidR="009A2B9B" w:rsidRDefault="009A2B9B" w:rsidP="00003CD3">
      <w:pPr>
        <w:ind w:leftChars="200" w:left="420"/>
        <w:jc w:val="center"/>
        <w:rPr>
          <w:rFonts w:ascii="BIZ UDP明朝 Medium" w:eastAsia="BIZ UDP明朝 Medium" w:hAnsi="BIZ UDP明朝 Medium"/>
          <w:sz w:val="22"/>
        </w:rPr>
      </w:pPr>
    </w:p>
    <w:p w14:paraId="3BB936A5" w14:textId="77777777" w:rsidR="009A2B9B" w:rsidRDefault="009A2B9B" w:rsidP="00003CD3">
      <w:pPr>
        <w:ind w:leftChars="200" w:left="420"/>
        <w:jc w:val="center"/>
        <w:rPr>
          <w:rFonts w:ascii="BIZ UDP明朝 Medium" w:eastAsia="BIZ UDP明朝 Medium" w:hAnsi="BIZ UDP明朝 Medium"/>
          <w:sz w:val="22"/>
        </w:rPr>
      </w:pPr>
    </w:p>
    <w:p w14:paraId="4B721EC0" w14:textId="77777777" w:rsidR="00003CD3" w:rsidRDefault="00003CD3" w:rsidP="00003CD3">
      <w:pPr>
        <w:ind w:leftChars="200" w:left="420"/>
        <w:jc w:val="center"/>
        <w:rPr>
          <w:rFonts w:ascii="BIZ UDP明朝 Medium" w:eastAsia="BIZ UDP明朝 Medium" w:hAnsi="BIZ UDP明朝 Medium"/>
          <w:sz w:val="22"/>
        </w:rPr>
      </w:pPr>
    </w:p>
    <w:p w14:paraId="741283A3" w14:textId="77777777" w:rsidR="009A2B9B" w:rsidRDefault="009A2B9B" w:rsidP="00003CD3">
      <w:pPr>
        <w:ind w:leftChars="200" w:left="420"/>
        <w:jc w:val="center"/>
        <w:rPr>
          <w:rFonts w:ascii="BIZ UDP明朝 Medium" w:eastAsia="BIZ UDP明朝 Medium" w:hAnsi="BIZ UDP明朝 Medium"/>
          <w:sz w:val="22"/>
        </w:rPr>
      </w:pPr>
    </w:p>
    <w:p w14:paraId="055106E5" w14:textId="481C887C" w:rsidR="00865F87" w:rsidRDefault="00865F87" w:rsidP="00C7754E">
      <w:pPr>
        <w:ind w:leftChars="200" w:left="420" w:right="660"/>
        <w:jc w:val="right"/>
        <w:rPr>
          <w:rFonts w:ascii="BIZ UDP明朝 Medium" w:eastAsia="BIZ UDP明朝 Medium" w:hAnsi="BIZ UDP明朝 Medium"/>
          <w:sz w:val="22"/>
        </w:rPr>
      </w:pPr>
      <w:r>
        <w:rPr>
          <w:rFonts w:ascii="BIZ UDP明朝 Medium" w:eastAsia="BIZ UDP明朝 Medium" w:hAnsi="BIZ UDP明朝 Medium"/>
          <w:sz w:val="22"/>
        </w:rPr>
        <w:t>乙</w:t>
      </w:r>
      <w:r w:rsidR="00C7754E">
        <w:rPr>
          <w:rFonts w:ascii="BIZ UDP明朝 Medium" w:eastAsia="BIZ UDP明朝 Medium" w:hAnsi="BIZ UDP明朝 Medium" w:hint="eastAsia"/>
          <w:sz w:val="22"/>
        </w:rPr>
        <w:t xml:space="preserve">　　　　　　　　　兵庫県伊丹市森本３－２０６－１</w:t>
      </w:r>
    </w:p>
    <w:p w14:paraId="10822A47" w14:textId="64ABBFC6" w:rsidR="009A2B9B" w:rsidRDefault="00C7754E" w:rsidP="00C7754E">
      <w:pPr>
        <w:ind w:firstLineChars="2800" w:firstLine="6160"/>
        <w:rPr>
          <w:rFonts w:ascii="BIZ UDP明朝 Medium" w:eastAsia="BIZ UDP明朝 Medium" w:hAnsi="BIZ UDP明朝 Medium"/>
          <w:sz w:val="22"/>
        </w:rPr>
      </w:pPr>
      <w:r>
        <w:rPr>
          <w:rFonts w:ascii="BIZ UDP明朝 Medium" w:eastAsia="BIZ UDP明朝 Medium" w:hAnsi="BIZ UDP明朝 Medium" w:hint="eastAsia"/>
          <w:sz w:val="22"/>
        </w:rPr>
        <w:t>株式会社ディアハート</w:t>
      </w:r>
    </w:p>
    <w:p w14:paraId="6C9CAA46" w14:textId="200F287F" w:rsidR="009A2B9B" w:rsidRDefault="00C7754E" w:rsidP="00C7754E">
      <w:pPr>
        <w:ind w:firstLineChars="2800" w:firstLine="6160"/>
        <w:rPr>
          <w:rFonts w:ascii="BIZ UDP明朝 Medium" w:eastAsia="BIZ UDP明朝 Medium" w:hAnsi="BIZ UDP明朝 Medium"/>
          <w:sz w:val="22"/>
        </w:rPr>
      </w:pPr>
      <w:r>
        <w:rPr>
          <w:rFonts w:ascii="BIZ UDP明朝 Medium" w:eastAsia="BIZ UDP明朝 Medium" w:hAnsi="BIZ UDP明朝 Medium" w:hint="eastAsia"/>
          <w:sz w:val="22"/>
        </w:rPr>
        <w:t>代表取締役　舟掛　研二</w:t>
      </w:r>
    </w:p>
    <w:p w14:paraId="513D4061" w14:textId="77777777" w:rsidR="009A2B9B" w:rsidRDefault="009A2B9B" w:rsidP="00FA5EA7">
      <w:pPr>
        <w:rPr>
          <w:rFonts w:ascii="BIZ UDP明朝 Medium" w:eastAsia="BIZ UDP明朝 Medium" w:hAnsi="BIZ UDP明朝 Medium"/>
          <w:sz w:val="22"/>
        </w:rPr>
      </w:pPr>
    </w:p>
    <w:p w14:paraId="49871FD9" w14:textId="77777777" w:rsidR="009A2B9B" w:rsidRDefault="009A2B9B" w:rsidP="00FA5EA7">
      <w:pPr>
        <w:rPr>
          <w:rFonts w:ascii="BIZ UDP明朝 Medium" w:eastAsia="BIZ UDP明朝 Medium" w:hAnsi="BIZ UDP明朝 Medium"/>
          <w:sz w:val="22"/>
        </w:rPr>
      </w:pPr>
    </w:p>
    <w:p w14:paraId="5FDD95AE" w14:textId="77777777" w:rsidR="00865F87" w:rsidRPr="00FA5EA7" w:rsidRDefault="00865F87" w:rsidP="009A2B9B">
      <w:pPr>
        <w:jc w:val="right"/>
        <w:rPr>
          <w:rFonts w:ascii="BIZ UDP明朝 Medium" w:eastAsia="BIZ UDP明朝 Medium" w:hAnsi="BIZ UDP明朝 Medium"/>
          <w:sz w:val="22"/>
        </w:rPr>
      </w:pPr>
      <w:r>
        <w:rPr>
          <w:rFonts w:ascii="BIZ UDP明朝 Medium" w:eastAsia="BIZ UDP明朝 Medium" w:hAnsi="BIZ UDP明朝 Medium"/>
          <w:sz w:val="22"/>
        </w:rPr>
        <w:t>以上</w:t>
      </w:r>
    </w:p>
    <w:sectPr w:rsidR="00865F87" w:rsidRPr="00FA5EA7" w:rsidSect="007C3ED9">
      <w:pgSz w:w="11906" w:h="16838"/>
      <w:pgMar w:top="1440" w:right="1080" w:bottom="1440" w:left="108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uhlkatsura" w:date="2026-03-28T12:31:00Z" w:initials="ky">
    <w:p w14:paraId="0AA8993B" w14:textId="77777777" w:rsidR="002D0C66" w:rsidRDefault="002D0C66" w:rsidP="002D0C66">
      <w:pPr>
        <w:pStyle w:val="af0"/>
      </w:pPr>
      <w:r>
        <w:rPr>
          <w:rStyle w:val="af"/>
        </w:rPr>
        <w:annotationRef/>
      </w:r>
      <w:r>
        <w:rPr>
          <w:rFonts w:hint="eastAsia"/>
        </w:rPr>
        <w:t>念のため制限を追加しました</w:t>
      </w:r>
    </w:p>
  </w:comment>
  <w:comment w:id="16" w:author="uhlkatsura" w:date="2026-03-28T12:34:00Z" w:initials="ky">
    <w:p w14:paraId="61ABC885" w14:textId="77777777" w:rsidR="002D0C66" w:rsidRDefault="002D0C66" w:rsidP="002D0C66">
      <w:pPr>
        <w:pStyle w:val="af0"/>
      </w:pPr>
      <w:r>
        <w:rPr>
          <w:rStyle w:val="af"/>
        </w:rPr>
        <w:annotationRef/>
      </w:r>
      <w:r>
        <w:rPr>
          <w:rFonts w:hint="eastAsia"/>
        </w:rPr>
        <w:t>無意味な重複表現を削除</w:t>
      </w:r>
    </w:p>
  </w:comment>
  <w:comment w:id="35" w:author="uhlkatsura" w:date="2026-03-28T12:29:00Z" w:initials="ky">
    <w:p w14:paraId="23C9F15C" w14:textId="77777777" w:rsidR="002D0C66" w:rsidRDefault="002D0C66" w:rsidP="002D0C66">
      <w:pPr>
        <w:pStyle w:val="af0"/>
      </w:pPr>
      <w:r>
        <w:rPr>
          <w:rStyle w:val="af"/>
        </w:rPr>
        <w:annotationRef/>
      </w:r>
      <w:r>
        <w:rPr>
          <w:rFonts w:hint="eastAsia"/>
        </w:rPr>
        <w:t>上限額設定をしなくていいか確認</w:t>
      </w:r>
    </w:p>
  </w:comment>
  <w:comment w:id="40" w:author="uhlkatsura" w:date="2026-03-28T12:37:00Z" w:initials="ky">
    <w:p w14:paraId="7B1FE9A7" w14:textId="77777777" w:rsidR="00AB0477" w:rsidRDefault="00AB0477" w:rsidP="00AB0477">
      <w:pPr>
        <w:pStyle w:val="af0"/>
      </w:pPr>
      <w:r>
        <w:rPr>
          <w:rStyle w:val="af"/>
        </w:rPr>
        <w:annotationRef/>
      </w:r>
      <w:r>
        <w:rPr>
          <w:rFonts w:hint="eastAsia"/>
        </w:rPr>
        <w:t>甲有責時の修繕対応を追加しました</w:t>
      </w:r>
    </w:p>
  </w:comment>
  <w:comment w:id="65" w:author="uhlkatsura" w:date="2026-03-28T12:56:00Z" w:initials="ky">
    <w:p w14:paraId="59F4F7D5" w14:textId="77777777" w:rsidR="004F1DFB" w:rsidRDefault="004F1DFB" w:rsidP="004F1DFB">
      <w:pPr>
        <w:pStyle w:val="af0"/>
      </w:pPr>
      <w:r>
        <w:rPr>
          <w:rStyle w:val="af"/>
        </w:rPr>
        <w:annotationRef/>
      </w:r>
      <w:r>
        <w:rPr>
          <w:rFonts w:hint="eastAsia"/>
        </w:rPr>
        <w:t>保険負担について整理しました</w:t>
      </w:r>
    </w:p>
  </w:comment>
  <w:comment w:id="106" w:author="uhlkatsura" w:date="2026-03-28T12:57:00Z" w:initials="ky">
    <w:p w14:paraId="46AE62DB" w14:textId="77777777" w:rsidR="004F1DFB" w:rsidRDefault="004F1DFB" w:rsidP="004F1DFB">
      <w:pPr>
        <w:pStyle w:val="af0"/>
      </w:pPr>
      <w:r>
        <w:rPr>
          <w:rStyle w:val="af"/>
        </w:rPr>
        <w:annotationRef/>
      </w:r>
      <w:r>
        <w:rPr>
          <w:rFonts w:hint="eastAsia"/>
        </w:rPr>
        <w:t>表現を修正しました</w:t>
      </w:r>
    </w:p>
  </w:comment>
  <w:comment w:id="119" w:author="uhlkatsura" w:date="2026-03-28T12:57:00Z" w:initials="ky">
    <w:p w14:paraId="7465CE49" w14:textId="77777777" w:rsidR="004F1DFB" w:rsidRDefault="004F1DFB" w:rsidP="004F1DFB">
      <w:pPr>
        <w:pStyle w:val="af0"/>
      </w:pPr>
      <w:r>
        <w:rPr>
          <w:rStyle w:val="af"/>
        </w:rPr>
        <w:annotationRef/>
      </w:r>
      <w:r>
        <w:rPr>
          <w:rFonts w:hint="eastAsia"/>
        </w:rPr>
        <w:t>甲有責時の対応を追加しました</w:t>
      </w:r>
    </w:p>
  </w:comment>
  <w:comment w:id="125" w:author="uhlkatsura" w:date="2026-03-28T12:57:00Z" w:initials="ky">
    <w:p w14:paraId="3BEC640B" w14:textId="77777777" w:rsidR="004F1DFB" w:rsidRDefault="004F1DFB" w:rsidP="004F1DFB">
      <w:pPr>
        <w:pStyle w:val="af0"/>
      </w:pPr>
      <w:r>
        <w:rPr>
          <w:rStyle w:val="af"/>
        </w:rPr>
        <w:annotationRef/>
      </w:r>
      <w:r>
        <w:rPr>
          <w:rFonts w:hint="eastAsia"/>
        </w:rPr>
        <w:t>誤字修正</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A8993B" w15:done="0"/>
  <w15:commentEx w15:paraId="61ABC885" w15:done="0"/>
  <w15:commentEx w15:paraId="23C9F15C" w15:done="0"/>
  <w15:commentEx w15:paraId="7B1FE9A7" w15:done="0"/>
  <w15:commentEx w15:paraId="59F4F7D5" w15:done="0"/>
  <w15:commentEx w15:paraId="46AE62DB" w15:done="0"/>
  <w15:commentEx w15:paraId="7465CE49" w15:done="0"/>
  <w15:commentEx w15:paraId="3BEC64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4B26A3" w16cex:dateUtc="2026-03-28T03:31:00Z"/>
  <w16cex:commentExtensible w16cex:durableId="03D1C3D6" w16cex:dateUtc="2026-03-28T03:34:00Z"/>
  <w16cex:commentExtensible w16cex:durableId="07D55174" w16cex:dateUtc="2026-03-28T03:29:00Z"/>
  <w16cex:commentExtensible w16cex:durableId="4BE46ACA" w16cex:dateUtc="2026-03-28T03:37:00Z"/>
  <w16cex:commentExtensible w16cex:durableId="619CEF65" w16cex:dateUtc="2026-03-28T03:56:00Z"/>
  <w16cex:commentExtensible w16cex:durableId="3EF05F3D" w16cex:dateUtc="2026-03-28T03:57:00Z"/>
  <w16cex:commentExtensible w16cex:durableId="3E1F24E5" w16cex:dateUtc="2026-03-28T03:57:00Z"/>
  <w16cex:commentExtensible w16cex:durableId="0FCEC334" w16cex:dateUtc="2026-03-28T0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A8993B" w16cid:durableId="274B26A3"/>
  <w16cid:commentId w16cid:paraId="61ABC885" w16cid:durableId="03D1C3D6"/>
  <w16cid:commentId w16cid:paraId="23C9F15C" w16cid:durableId="07D55174"/>
  <w16cid:commentId w16cid:paraId="7B1FE9A7" w16cid:durableId="4BE46ACA"/>
  <w16cid:commentId w16cid:paraId="59F4F7D5" w16cid:durableId="619CEF65"/>
  <w16cid:commentId w16cid:paraId="46AE62DB" w16cid:durableId="3EF05F3D"/>
  <w16cid:commentId w16cid:paraId="7465CE49" w16cid:durableId="3E1F24E5"/>
  <w16cid:commentId w16cid:paraId="3BEC640B" w16cid:durableId="0FCEC3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0639D" w14:textId="77777777" w:rsidR="004D1114" w:rsidRDefault="004D1114" w:rsidP="00054FE7">
      <w:pPr>
        <w:spacing w:line="240" w:lineRule="auto"/>
      </w:pPr>
      <w:r>
        <w:separator/>
      </w:r>
    </w:p>
  </w:endnote>
  <w:endnote w:type="continuationSeparator" w:id="0">
    <w:p w14:paraId="0094F09A" w14:textId="77777777" w:rsidR="004D1114" w:rsidRDefault="004D1114" w:rsidP="0005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BIZ UDP明朝 Medium">
    <w:panose1 w:val="02020500000000000000"/>
    <w:charset w:val="80"/>
    <w:family w:val="roman"/>
    <w:pitch w:val="variable"/>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D66CD" w14:textId="77777777" w:rsidR="004D1114" w:rsidRDefault="004D1114" w:rsidP="00054FE7">
      <w:pPr>
        <w:spacing w:line="240" w:lineRule="auto"/>
      </w:pPr>
      <w:r>
        <w:separator/>
      </w:r>
    </w:p>
  </w:footnote>
  <w:footnote w:type="continuationSeparator" w:id="0">
    <w:p w14:paraId="0C31BF08" w14:textId="77777777" w:rsidR="004D1114" w:rsidRDefault="004D1114" w:rsidP="00054F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17BD"/>
    <w:multiLevelType w:val="hybridMultilevel"/>
    <w:tmpl w:val="079E73E4"/>
    <w:lvl w:ilvl="0" w:tplc="8B64DFD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01351EF"/>
    <w:multiLevelType w:val="hybridMultilevel"/>
    <w:tmpl w:val="983E1CB4"/>
    <w:lvl w:ilvl="0" w:tplc="8ED2B768">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 w15:restartNumberingAfterBreak="0">
    <w:nsid w:val="35583C7B"/>
    <w:multiLevelType w:val="hybridMultilevel"/>
    <w:tmpl w:val="5E2AF33E"/>
    <w:lvl w:ilvl="0" w:tplc="5C686B7E">
      <w:start w:val="3"/>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7071E5D"/>
    <w:multiLevelType w:val="hybridMultilevel"/>
    <w:tmpl w:val="9BE66D36"/>
    <w:lvl w:ilvl="0" w:tplc="DD7A39D2">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29315414">
    <w:abstractNumId w:val="3"/>
  </w:num>
  <w:num w:numId="2" w16cid:durableId="2018073394">
    <w:abstractNumId w:val="1"/>
  </w:num>
  <w:num w:numId="3" w16cid:durableId="1917936195">
    <w:abstractNumId w:val="0"/>
  </w:num>
  <w:num w:numId="4" w16cid:durableId="11226555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hlkatsura">
    <w15:presenceInfo w15:providerId="AD" w15:userId="S::katsura@UHLlf.onmicrosoft.com::0edad769-a22c-4db8-b8b8-e93928f311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EA7"/>
    <w:rsid w:val="00003CD3"/>
    <w:rsid w:val="00054FE7"/>
    <w:rsid w:val="000A38E2"/>
    <w:rsid w:val="000B4403"/>
    <w:rsid w:val="0016211D"/>
    <w:rsid w:val="00167240"/>
    <w:rsid w:val="001E5C1E"/>
    <w:rsid w:val="001F0709"/>
    <w:rsid w:val="002A2900"/>
    <w:rsid w:val="002B756F"/>
    <w:rsid w:val="002D0C66"/>
    <w:rsid w:val="00331517"/>
    <w:rsid w:val="003A2C20"/>
    <w:rsid w:val="003D333E"/>
    <w:rsid w:val="00414019"/>
    <w:rsid w:val="004248B0"/>
    <w:rsid w:val="00442BB9"/>
    <w:rsid w:val="004816E9"/>
    <w:rsid w:val="004B6BAE"/>
    <w:rsid w:val="004D1114"/>
    <w:rsid w:val="004F1DFB"/>
    <w:rsid w:val="00540DD9"/>
    <w:rsid w:val="005C2733"/>
    <w:rsid w:val="005D0CD2"/>
    <w:rsid w:val="006918A9"/>
    <w:rsid w:val="00704670"/>
    <w:rsid w:val="007B725F"/>
    <w:rsid w:val="007C3ED9"/>
    <w:rsid w:val="0080161E"/>
    <w:rsid w:val="0080527E"/>
    <w:rsid w:val="008519C7"/>
    <w:rsid w:val="00865F87"/>
    <w:rsid w:val="009A2B9B"/>
    <w:rsid w:val="009E534C"/>
    <w:rsid w:val="00A0689E"/>
    <w:rsid w:val="00AB0477"/>
    <w:rsid w:val="00B16885"/>
    <w:rsid w:val="00C20609"/>
    <w:rsid w:val="00C60266"/>
    <w:rsid w:val="00C7754E"/>
    <w:rsid w:val="00DD0F31"/>
    <w:rsid w:val="00E4366A"/>
    <w:rsid w:val="00EE3A6D"/>
    <w:rsid w:val="00EF174B"/>
    <w:rsid w:val="00F571AB"/>
    <w:rsid w:val="00FA5EA7"/>
    <w:rsid w:val="00FC31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74AE515"/>
  <w15:chartTrackingRefBased/>
  <w15:docId w15:val="{61EE5F22-CD3E-4502-9EA1-35F321943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pacing w:line="6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FA5EA7"/>
    <w:pPr>
      <w:jc w:val="center"/>
    </w:pPr>
    <w:rPr>
      <w:rFonts w:ascii="BIZ UDP明朝 Medium" w:eastAsia="BIZ UDP明朝 Medium" w:hAnsi="BIZ UDP明朝 Medium"/>
      <w:sz w:val="22"/>
    </w:rPr>
  </w:style>
  <w:style w:type="character" w:customStyle="1" w:styleId="a4">
    <w:name w:val="記 (文字)"/>
    <w:basedOn w:val="a0"/>
    <w:link w:val="a3"/>
    <w:uiPriority w:val="99"/>
    <w:rsid w:val="00FA5EA7"/>
    <w:rPr>
      <w:rFonts w:ascii="BIZ UDP明朝 Medium" w:eastAsia="BIZ UDP明朝 Medium" w:hAnsi="BIZ UDP明朝 Medium"/>
      <w:sz w:val="22"/>
    </w:rPr>
  </w:style>
  <w:style w:type="paragraph" w:styleId="a5">
    <w:name w:val="Closing"/>
    <w:basedOn w:val="a"/>
    <w:link w:val="a6"/>
    <w:uiPriority w:val="99"/>
    <w:unhideWhenUsed/>
    <w:rsid w:val="00FA5EA7"/>
    <w:pPr>
      <w:jc w:val="right"/>
    </w:pPr>
    <w:rPr>
      <w:rFonts w:ascii="BIZ UDP明朝 Medium" w:eastAsia="BIZ UDP明朝 Medium" w:hAnsi="BIZ UDP明朝 Medium"/>
      <w:sz w:val="22"/>
    </w:rPr>
  </w:style>
  <w:style w:type="character" w:customStyle="1" w:styleId="a6">
    <w:name w:val="結語 (文字)"/>
    <w:basedOn w:val="a0"/>
    <w:link w:val="a5"/>
    <w:uiPriority w:val="99"/>
    <w:rsid w:val="00FA5EA7"/>
    <w:rPr>
      <w:rFonts w:ascii="BIZ UDP明朝 Medium" w:eastAsia="BIZ UDP明朝 Medium" w:hAnsi="BIZ UDP明朝 Medium"/>
      <w:sz w:val="22"/>
    </w:rPr>
  </w:style>
  <w:style w:type="paragraph" w:styleId="a7">
    <w:name w:val="Date"/>
    <w:basedOn w:val="a"/>
    <w:next w:val="a"/>
    <w:link w:val="a8"/>
    <w:uiPriority w:val="99"/>
    <w:semiHidden/>
    <w:unhideWhenUsed/>
    <w:rsid w:val="009A2B9B"/>
  </w:style>
  <w:style w:type="character" w:customStyle="1" w:styleId="a8">
    <w:name w:val="日付 (文字)"/>
    <w:basedOn w:val="a0"/>
    <w:link w:val="a7"/>
    <w:uiPriority w:val="99"/>
    <w:semiHidden/>
    <w:rsid w:val="009A2B9B"/>
  </w:style>
  <w:style w:type="paragraph" w:styleId="a9">
    <w:name w:val="List Paragraph"/>
    <w:basedOn w:val="a"/>
    <w:uiPriority w:val="34"/>
    <w:qFormat/>
    <w:rsid w:val="00167240"/>
    <w:pPr>
      <w:ind w:leftChars="400" w:left="840"/>
    </w:pPr>
  </w:style>
  <w:style w:type="paragraph" w:styleId="aa">
    <w:name w:val="header"/>
    <w:basedOn w:val="a"/>
    <w:link w:val="ab"/>
    <w:uiPriority w:val="99"/>
    <w:unhideWhenUsed/>
    <w:rsid w:val="00054FE7"/>
    <w:pPr>
      <w:tabs>
        <w:tab w:val="center" w:pos="4252"/>
        <w:tab w:val="right" w:pos="8504"/>
      </w:tabs>
      <w:snapToGrid w:val="0"/>
    </w:pPr>
  </w:style>
  <w:style w:type="character" w:customStyle="1" w:styleId="ab">
    <w:name w:val="ヘッダー (文字)"/>
    <w:basedOn w:val="a0"/>
    <w:link w:val="aa"/>
    <w:uiPriority w:val="99"/>
    <w:rsid w:val="00054FE7"/>
  </w:style>
  <w:style w:type="paragraph" w:styleId="ac">
    <w:name w:val="footer"/>
    <w:basedOn w:val="a"/>
    <w:link w:val="ad"/>
    <w:uiPriority w:val="99"/>
    <w:unhideWhenUsed/>
    <w:rsid w:val="00054FE7"/>
    <w:pPr>
      <w:tabs>
        <w:tab w:val="center" w:pos="4252"/>
        <w:tab w:val="right" w:pos="8504"/>
      </w:tabs>
      <w:snapToGrid w:val="0"/>
    </w:pPr>
  </w:style>
  <w:style w:type="character" w:customStyle="1" w:styleId="ad">
    <w:name w:val="フッター (文字)"/>
    <w:basedOn w:val="a0"/>
    <w:link w:val="ac"/>
    <w:uiPriority w:val="99"/>
    <w:rsid w:val="00054FE7"/>
  </w:style>
  <w:style w:type="paragraph" w:styleId="ae">
    <w:name w:val="Revision"/>
    <w:hidden/>
    <w:uiPriority w:val="99"/>
    <w:semiHidden/>
    <w:rsid w:val="002B756F"/>
    <w:pPr>
      <w:spacing w:line="240" w:lineRule="auto"/>
      <w:jc w:val="left"/>
    </w:pPr>
  </w:style>
  <w:style w:type="character" w:styleId="af">
    <w:name w:val="annotation reference"/>
    <w:basedOn w:val="a0"/>
    <w:uiPriority w:val="99"/>
    <w:semiHidden/>
    <w:unhideWhenUsed/>
    <w:rsid w:val="002D0C66"/>
    <w:rPr>
      <w:sz w:val="18"/>
      <w:szCs w:val="18"/>
    </w:rPr>
  </w:style>
  <w:style w:type="paragraph" w:styleId="af0">
    <w:name w:val="annotation text"/>
    <w:basedOn w:val="a"/>
    <w:link w:val="af1"/>
    <w:uiPriority w:val="99"/>
    <w:unhideWhenUsed/>
    <w:rsid w:val="002D0C66"/>
    <w:pPr>
      <w:jc w:val="left"/>
    </w:pPr>
  </w:style>
  <w:style w:type="character" w:customStyle="1" w:styleId="af1">
    <w:name w:val="コメント文字列 (文字)"/>
    <w:basedOn w:val="a0"/>
    <w:link w:val="af0"/>
    <w:uiPriority w:val="99"/>
    <w:rsid w:val="002D0C66"/>
  </w:style>
  <w:style w:type="paragraph" w:styleId="af2">
    <w:name w:val="annotation subject"/>
    <w:basedOn w:val="af0"/>
    <w:next w:val="af0"/>
    <w:link w:val="af3"/>
    <w:uiPriority w:val="99"/>
    <w:semiHidden/>
    <w:unhideWhenUsed/>
    <w:rsid w:val="002D0C66"/>
    <w:rPr>
      <w:b/>
      <w:bCs/>
    </w:rPr>
  </w:style>
  <w:style w:type="character" w:customStyle="1" w:styleId="af3">
    <w:name w:val="コメント内容 (文字)"/>
    <w:basedOn w:val="af1"/>
    <w:link w:val="af2"/>
    <w:uiPriority w:val="99"/>
    <w:semiHidden/>
    <w:rsid w:val="002D0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1365</Words>
  <Characters>1365</Characters>
  <Application>Microsoft Office Word</Application>
  <DocSecurity>0</DocSecurity>
  <Lines>68</Lines>
  <Paragraphs>71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藤田 早苗</dc:creator>
  <cp:keywords/>
  <dc:description/>
  <cp:lastModifiedBy>uhlkatsura</cp:lastModifiedBy>
  <cp:revision>2</cp:revision>
  <cp:lastPrinted>2025-03-05T05:15:00Z</cp:lastPrinted>
  <dcterms:created xsi:type="dcterms:W3CDTF">2026-03-28T03:58:00Z</dcterms:created>
  <dcterms:modified xsi:type="dcterms:W3CDTF">2026-03-28T03:58:00Z</dcterms:modified>
</cp:coreProperties>
</file>